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09AF3C" w14:textId="5E97C66F" w:rsidR="000D7FBF" w:rsidRPr="00E132E5" w:rsidRDefault="000D7FBF">
      <w:pPr>
        <w:rPr>
          <w:sz w:val="36"/>
          <w:szCs w:val="36"/>
          <w:rPrChange w:id="0" w:author="Zhao Xin" w:date="2020-11-17T13:02:00Z">
            <w:rPr/>
          </w:rPrChange>
        </w:rPr>
      </w:pPr>
      <w:r w:rsidRPr="00E132E5">
        <w:rPr>
          <w:sz w:val="36"/>
          <w:szCs w:val="36"/>
          <w:rPrChange w:id="1" w:author="Zhao Xin" w:date="2020-11-17T13:02:00Z">
            <w:rPr/>
          </w:rPrChange>
        </w:rPr>
        <w:t>Existing codebase:</w:t>
      </w:r>
    </w:p>
    <w:p w14:paraId="6671CA1E" w14:textId="036EA5F0" w:rsidR="005E7B74" w:rsidRPr="00833DA4" w:rsidRDefault="00833DA4" w:rsidP="005E7B74">
      <w:pPr>
        <w:pStyle w:val="ListParagraph"/>
        <w:numPr>
          <w:ilvl w:val="0"/>
          <w:numId w:val="1"/>
        </w:numPr>
        <w:rPr>
          <w:sz w:val="32"/>
          <w:szCs w:val="32"/>
        </w:rPr>
      </w:pPr>
      <w:r>
        <w:rPr>
          <w:sz w:val="32"/>
          <w:szCs w:val="32"/>
        </w:rPr>
        <w:t>D</w:t>
      </w:r>
      <w:r w:rsidR="00DC06CD" w:rsidRPr="00833DA4">
        <w:rPr>
          <w:sz w:val="32"/>
          <w:szCs w:val="32"/>
        </w:rPr>
        <w:t>esign principles</w:t>
      </w:r>
    </w:p>
    <w:p w14:paraId="389CD628" w14:textId="77777777" w:rsidR="00833DA4" w:rsidDel="00E132E5" w:rsidRDefault="00833DA4" w:rsidP="003A4934">
      <w:pPr>
        <w:ind w:left="720"/>
        <w:rPr>
          <w:del w:id="2" w:author="Zhao Xin" w:date="2020-11-17T12:52:00Z"/>
          <w:sz w:val="28"/>
          <w:szCs w:val="28"/>
        </w:rPr>
      </w:pPr>
    </w:p>
    <w:p w14:paraId="21540CA6" w14:textId="77777777" w:rsidR="00833DA4" w:rsidRDefault="00833DA4">
      <w:pPr>
        <w:rPr>
          <w:sz w:val="28"/>
          <w:szCs w:val="28"/>
        </w:rPr>
        <w:pPrChange w:id="3" w:author="Zhao Xin" w:date="2020-11-17T12:52:00Z">
          <w:pPr>
            <w:ind w:left="720"/>
          </w:pPr>
        </w:pPrChange>
      </w:pPr>
    </w:p>
    <w:p w14:paraId="07C59464" w14:textId="73D0838F" w:rsidR="003A4934" w:rsidRPr="00833DA4" w:rsidRDefault="003A4934" w:rsidP="003A4934">
      <w:pPr>
        <w:ind w:left="720"/>
        <w:rPr>
          <w:sz w:val="28"/>
          <w:szCs w:val="28"/>
        </w:rPr>
      </w:pPr>
      <w:r w:rsidRPr="00833DA4">
        <w:rPr>
          <w:sz w:val="28"/>
          <w:szCs w:val="28"/>
        </w:rPr>
        <w:t>SRP (Single responsibility principle)</w:t>
      </w:r>
    </w:p>
    <w:p w14:paraId="75A39A8B" w14:textId="0F9816C7" w:rsidR="003A4934" w:rsidRDefault="003A4934" w:rsidP="003A4934">
      <w:pPr>
        <w:ind w:left="720"/>
      </w:pPr>
      <w:r w:rsidRPr="003A4934">
        <w:rPr>
          <w:noProof/>
        </w:rPr>
        <w:drawing>
          <wp:inline distT="0" distB="0" distL="0" distR="0" wp14:anchorId="7267877A" wp14:editId="1833F6B2">
            <wp:extent cx="5314142" cy="3096285"/>
            <wp:effectExtent l="0" t="0" r="0" b="254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5"/>
                    <a:stretch>
                      <a:fillRect/>
                    </a:stretch>
                  </pic:blipFill>
                  <pic:spPr>
                    <a:xfrm>
                      <a:off x="0" y="0"/>
                      <a:ext cx="5375203" cy="3131862"/>
                    </a:xfrm>
                    <a:prstGeom prst="rect">
                      <a:avLst/>
                    </a:prstGeom>
                  </pic:spPr>
                </pic:pic>
              </a:graphicData>
            </a:graphic>
          </wp:inline>
        </w:drawing>
      </w:r>
    </w:p>
    <w:p w14:paraId="58AE930E" w14:textId="591DC4CE" w:rsidR="003A4934" w:rsidRDefault="003A4934" w:rsidP="003A4934">
      <w:pPr>
        <w:ind w:left="720"/>
      </w:pPr>
    </w:p>
    <w:p w14:paraId="06EF94DB" w14:textId="7AA3A788" w:rsidR="003A4934" w:rsidRDefault="003A4934" w:rsidP="000C41E9">
      <w:pPr>
        <w:pStyle w:val="ListParagraph"/>
      </w:pPr>
      <w:r>
        <w:t>Above UML snippet shows that the code follows the Single responsibility principle. The YouWinBanner is a class which extend</w:t>
      </w:r>
      <w:ins w:id="4" w:author="Zhao Xin" w:date="2020-11-17T12:43:00Z">
        <w:r w:rsidR="00E132E5">
          <w:rPr>
            <w:lang w:val="en-US"/>
          </w:rPr>
          <w:t>s</w:t>
        </w:r>
      </w:ins>
      <w:r>
        <w:rPr>
          <w:rFonts w:hint="eastAsia"/>
        </w:rPr>
        <w:t xml:space="preserve"> </w:t>
      </w:r>
      <w:r>
        <w:t xml:space="preserve">the Entity abstract class, which means the class only has the responsibility of modifying the YouWinBanner object. </w:t>
      </w:r>
      <w:ins w:id="5" w:author="Zhao Xin" w:date="2020-11-17T12:43:00Z">
        <w:r w:rsidR="00E132E5">
          <w:t>As f</w:t>
        </w:r>
      </w:ins>
      <w:del w:id="6" w:author="Zhao Xin" w:date="2020-11-17T12:43:00Z">
        <w:r w:rsidDel="00E132E5">
          <w:delText>F</w:delText>
        </w:r>
      </w:del>
      <w:r>
        <w:t xml:space="preserve">or the benefit, it reduces the coupling between two classes. To be specific, </w:t>
      </w:r>
      <w:ins w:id="7" w:author="Zhao Xin" w:date="2020-11-17T12:44:00Z">
        <w:r w:rsidR="00E132E5">
          <w:t>in</w:t>
        </w:r>
      </w:ins>
      <w:del w:id="8" w:author="Zhao Xin" w:date="2020-11-17T12:44:00Z">
        <w:r w:rsidDel="00E132E5">
          <w:delText>by</w:delText>
        </w:r>
      </w:del>
      <w:r>
        <w:t xml:space="preserve"> this way, the impact of code change will be reduced to other classes. </w:t>
      </w:r>
      <w:r w:rsidR="000C41E9">
        <w:t xml:space="preserve">Hence, the modification will be </w:t>
      </w:r>
      <w:ins w:id="9" w:author="Zhao Xin" w:date="2020-11-17T12:44:00Z">
        <w:r w:rsidR="00E132E5">
          <w:t xml:space="preserve">much </w:t>
        </w:r>
      </w:ins>
      <w:r w:rsidR="000C41E9">
        <w:t>eas</w:t>
      </w:r>
      <w:ins w:id="10" w:author="Zhao Xin" w:date="2020-11-17T12:44:00Z">
        <w:r w:rsidR="00E132E5">
          <w:t>ier</w:t>
        </w:r>
      </w:ins>
      <w:del w:id="11" w:author="Zhao Xin" w:date="2020-11-17T12:44:00Z">
        <w:r w:rsidR="000C41E9" w:rsidDel="00E132E5">
          <w:delText>y</w:delText>
        </w:r>
      </w:del>
      <w:r w:rsidR="000C41E9">
        <w:t>.</w:t>
      </w:r>
    </w:p>
    <w:p w14:paraId="7ED9F607" w14:textId="51C53D84" w:rsidR="00833DA4" w:rsidDel="00E132E5" w:rsidRDefault="00833DA4" w:rsidP="00833DA4">
      <w:pPr>
        <w:rPr>
          <w:del w:id="12" w:author="Zhao Xin" w:date="2020-11-17T12:53:00Z"/>
          <w:sz w:val="28"/>
          <w:szCs w:val="28"/>
        </w:rPr>
      </w:pPr>
    </w:p>
    <w:p w14:paraId="10E908DD" w14:textId="16D5D450" w:rsidR="00833DA4" w:rsidDel="00E132E5" w:rsidRDefault="00833DA4" w:rsidP="00833DA4">
      <w:pPr>
        <w:rPr>
          <w:del w:id="13" w:author="Zhao Xin" w:date="2020-11-17T12:53:00Z"/>
          <w:sz w:val="28"/>
          <w:szCs w:val="28"/>
        </w:rPr>
      </w:pPr>
    </w:p>
    <w:p w14:paraId="12F35129" w14:textId="243EAEFF" w:rsidR="00833DA4" w:rsidDel="00E132E5" w:rsidRDefault="00833DA4" w:rsidP="00833DA4">
      <w:pPr>
        <w:rPr>
          <w:del w:id="14" w:author="Zhao Xin" w:date="2020-11-17T12:53:00Z"/>
          <w:sz w:val="28"/>
          <w:szCs w:val="28"/>
        </w:rPr>
      </w:pPr>
    </w:p>
    <w:p w14:paraId="3039FAEB" w14:textId="13CC2D61" w:rsidR="00833DA4" w:rsidDel="00E132E5" w:rsidRDefault="00833DA4" w:rsidP="00833DA4">
      <w:pPr>
        <w:rPr>
          <w:del w:id="15" w:author="Zhao Xin" w:date="2020-11-17T12:53:00Z"/>
          <w:sz w:val="28"/>
          <w:szCs w:val="28"/>
        </w:rPr>
      </w:pPr>
    </w:p>
    <w:p w14:paraId="4BF52526" w14:textId="1AF59352" w:rsidR="00833DA4" w:rsidDel="00E132E5" w:rsidRDefault="00833DA4" w:rsidP="00833DA4">
      <w:pPr>
        <w:rPr>
          <w:del w:id="16" w:author="Zhao Xin" w:date="2020-11-17T12:53:00Z"/>
          <w:sz w:val="28"/>
          <w:szCs w:val="28"/>
        </w:rPr>
      </w:pPr>
    </w:p>
    <w:p w14:paraId="6A0791DD" w14:textId="5A21634A" w:rsidR="00833DA4" w:rsidDel="00E132E5" w:rsidRDefault="00833DA4" w:rsidP="00833DA4">
      <w:pPr>
        <w:rPr>
          <w:del w:id="17" w:author="Zhao Xin" w:date="2020-11-17T12:53:00Z"/>
          <w:sz w:val="28"/>
          <w:szCs w:val="28"/>
        </w:rPr>
      </w:pPr>
    </w:p>
    <w:p w14:paraId="572479A9" w14:textId="4DEAF80E" w:rsidR="00833DA4" w:rsidDel="00E132E5" w:rsidRDefault="00833DA4" w:rsidP="00833DA4">
      <w:pPr>
        <w:rPr>
          <w:del w:id="18" w:author="Zhao Xin" w:date="2020-11-17T12:53:00Z"/>
          <w:sz w:val="28"/>
          <w:szCs w:val="28"/>
        </w:rPr>
      </w:pPr>
    </w:p>
    <w:p w14:paraId="4423F7C0" w14:textId="4A3B19AF" w:rsidR="00833DA4" w:rsidDel="00E132E5" w:rsidRDefault="00833DA4" w:rsidP="00833DA4">
      <w:pPr>
        <w:rPr>
          <w:del w:id="19" w:author="Zhao Xin" w:date="2020-11-17T12:53:00Z"/>
          <w:sz w:val="28"/>
          <w:szCs w:val="28"/>
        </w:rPr>
      </w:pPr>
    </w:p>
    <w:p w14:paraId="7F03B28C" w14:textId="58553E4B" w:rsidR="00833DA4" w:rsidDel="00E132E5" w:rsidRDefault="00833DA4" w:rsidP="00833DA4">
      <w:pPr>
        <w:rPr>
          <w:del w:id="20" w:author="Zhao Xin" w:date="2020-11-17T12:53:00Z"/>
          <w:sz w:val="28"/>
          <w:szCs w:val="28"/>
        </w:rPr>
      </w:pPr>
    </w:p>
    <w:p w14:paraId="444D84BC" w14:textId="5943966A" w:rsidR="00833DA4" w:rsidDel="00E132E5" w:rsidRDefault="00833DA4" w:rsidP="00833DA4">
      <w:pPr>
        <w:rPr>
          <w:del w:id="21" w:author="Zhao Xin" w:date="2020-11-17T12:53:00Z"/>
          <w:sz w:val="28"/>
          <w:szCs w:val="28"/>
        </w:rPr>
      </w:pPr>
    </w:p>
    <w:p w14:paraId="66730ACA" w14:textId="10EE522D" w:rsidR="00833DA4" w:rsidDel="00E132E5" w:rsidRDefault="00833DA4" w:rsidP="00833DA4">
      <w:pPr>
        <w:rPr>
          <w:del w:id="22" w:author="Zhao Xin" w:date="2020-11-17T12:53:00Z"/>
          <w:sz w:val="28"/>
          <w:szCs w:val="28"/>
        </w:rPr>
      </w:pPr>
    </w:p>
    <w:p w14:paraId="3AA5F8FA" w14:textId="21D350E1" w:rsidR="00833DA4" w:rsidDel="00E132E5" w:rsidRDefault="00833DA4" w:rsidP="00833DA4">
      <w:pPr>
        <w:rPr>
          <w:del w:id="23" w:author="Zhao Xin" w:date="2020-11-17T12:53:00Z"/>
          <w:sz w:val="28"/>
          <w:szCs w:val="28"/>
        </w:rPr>
      </w:pPr>
    </w:p>
    <w:p w14:paraId="0DC98EB2" w14:textId="42D29AFC" w:rsidR="00833DA4" w:rsidDel="00E132E5" w:rsidRDefault="00833DA4" w:rsidP="00833DA4">
      <w:pPr>
        <w:rPr>
          <w:del w:id="24" w:author="Zhao Xin" w:date="2020-11-17T12:53:00Z"/>
          <w:sz w:val="28"/>
          <w:szCs w:val="28"/>
        </w:rPr>
      </w:pPr>
    </w:p>
    <w:p w14:paraId="633DDA2E" w14:textId="249087D2" w:rsidR="00833DA4" w:rsidDel="00E132E5" w:rsidRDefault="00833DA4" w:rsidP="00833DA4">
      <w:pPr>
        <w:rPr>
          <w:del w:id="25" w:author="Zhao Xin" w:date="2020-11-17T12:53:00Z"/>
          <w:sz w:val="28"/>
          <w:szCs w:val="28"/>
        </w:rPr>
      </w:pPr>
    </w:p>
    <w:p w14:paraId="1DE401CA" w14:textId="77777777" w:rsidR="00833DA4" w:rsidRDefault="00833DA4" w:rsidP="00833DA4">
      <w:pPr>
        <w:rPr>
          <w:sz w:val="28"/>
          <w:szCs w:val="28"/>
        </w:rPr>
      </w:pPr>
    </w:p>
    <w:p w14:paraId="2D4671A6" w14:textId="77777777" w:rsidR="00E132E5" w:rsidRDefault="00E132E5">
      <w:pPr>
        <w:rPr>
          <w:ins w:id="26" w:author="Zhao Xin" w:date="2020-11-17T12:53:00Z"/>
          <w:sz w:val="28"/>
          <w:szCs w:val="28"/>
        </w:rPr>
      </w:pPr>
      <w:ins w:id="27" w:author="Zhao Xin" w:date="2020-11-17T12:53:00Z">
        <w:r>
          <w:rPr>
            <w:sz w:val="28"/>
            <w:szCs w:val="28"/>
          </w:rPr>
          <w:br w:type="page"/>
        </w:r>
      </w:ins>
    </w:p>
    <w:p w14:paraId="6FC73EBB" w14:textId="57B747B3" w:rsidR="000C41E9" w:rsidRPr="00833DA4" w:rsidRDefault="000C41E9" w:rsidP="00833DA4">
      <w:pPr>
        <w:ind w:firstLine="720"/>
        <w:rPr>
          <w:sz w:val="28"/>
          <w:szCs w:val="28"/>
        </w:rPr>
      </w:pPr>
      <w:r w:rsidRPr="00833DA4">
        <w:rPr>
          <w:sz w:val="28"/>
          <w:szCs w:val="28"/>
        </w:rPr>
        <w:lastRenderedPageBreak/>
        <w:t>Open-closed principle</w:t>
      </w:r>
    </w:p>
    <w:p w14:paraId="3BD1B619" w14:textId="0A742268" w:rsidR="000C41E9" w:rsidRDefault="000C41E9" w:rsidP="000C41E9">
      <w:pPr>
        <w:pStyle w:val="ListParagraph"/>
      </w:pPr>
      <w:r w:rsidRPr="000C41E9">
        <w:rPr>
          <w:noProof/>
        </w:rPr>
        <w:drawing>
          <wp:inline distT="0" distB="0" distL="0" distR="0" wp14:anchorId="171C3087" wp14:editId="3F9A543C">
            <wp:extent cx="5411415" cy="7221415"/>
            <wp:effectExtent l="0" t="0" r="0" b="508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6"/>
                    <a:stretch>
                      <a:fillRect/>
                    </a:stretch>
                  </pic:blipFill>
                  <pic:spPr>
                    <a:xfrm>
                      <a:off x="0" y="0"/>
                      <a:ext cx="5414431" cy="7225440"/>
                    </a:xfrm>
                    <a:prstGeom prst="rect">
                      <a:avLst/>
                    </a:prstGeom>
                  </pic:spPr>
                </pic:pic>
              </a:graphicData>
            </a:graphic>
          </wp:inline>
        </w:drawing>
      </w:r>
    </w:p>
    <w:p w14:paraId="2458A116" w14:textId="6F68BFE1" w:rsidR="000C41E9" w:rsidRDefault="000C41E9" w:rsidP="000C41E9">
      <w:pPr>
        <w:pStyle w:val="ListParagraph"/>
      </w:pPr>
    </w:p>
    <w:p w14:paraId="2095FCD2" w14:textId="68F6AF2C" w:rsidR="000C41E9" w:rsidRDefault="000C41E9" w:rsidP="00833DA4">
      <w:pPr>
        <w:pStyle w:val="ListParagraph"/>
      </w:pPr>
      <w:r>
        <w:t xml:space="preserve">Above UML snippet shows </w:t>
      </w:r>
      <w:ins w:id="28" w:author="Zhao Xin" w:date="2020-11-17T12:44:00Z">
        <w:r w:rsidR="00E132E5">
          <w:t xml:space="preserve">that </w:t>
        </w:r>
      </w:ins>
      <w:r>
        <w:t xml:space="preserve">the code follows the Open-closed principle. </w:t>
      </w:r>
      <w:ins w:id="29" w:author="Zhao Xin" w:date="2020-11-17T12:45:00Z">
        <w:r w:rsidR="00E132E5">
          <w:t>All</w:t>
        </w:r>
      </w:ins>
      <w:del w:id="30" w:author="Zhao Xin" w:date="2020-11-17T12:45:00Z">
        <w:r w:rsidDel="00E132E5">
          <w:delText>The</w:delText>
        </w:r>
      </w:del>
      <w:r>
        <w:t xml:space="preserve"> Entity class</w:t>
      </w:r>
      <w:ins w:id="31" w:author="Zhao Xin" w:date="2020-11-17T12:45:00Z">
        <w:r w:rsidR="00E132E5">
          <w:t>es</w:t>
        </w:r>
      </w:ins>
      <w:r>
        <w:t xml:space="preserve"> are open for </w:t>
      </w:r>
      <w:r w:rsidR="00F60783">
        <w:t>extension but</w:t>
      </w:r>
      <w:r>
        <w:t xml:space="preserve"> closed for modification. The Platform, Slime and etc. are </w:t>
      </w:r>
      <w:r w:rsidR="00F60783">
        <w:t xml:space="preserve">a kind of Entity object, but they have their own special functionalities. The code implements their features by the extension instead of modification. This </w:t>
      </w:r>
      <w:del w:id="32" w:author="Zhao Xin" w:date="2020-11-17T12:45:00Z">
        <w:r w:rsidR="00F60783" w:rsidDel="00E132E5">
          <w:delText xml:space="preserve">way </w:delText>
        </w:r>
      </w:del>
      <w:ins w:id="33" w:author="Zhao Xin" w:date="2020-11-17T12:45:00Z">
        <w:r w:rsidR="00E132E5">
          <w:t xml:space="preserve">will </w:t>
        </w:r>
      </w:ins>
      <w:r w:rsidR="00F60783">
        <w:t>benefit</w:t>
      </w:r>
      <w:del w:id="34" w:author="Zhao Xin" w:date="2020-11-17T12:45:00Z">
        <w:r w:rsidR="00F60783" w:rsidDel="00E132E5">
          <w:delText>s</w:delText>
        </w:r>
      </w:del>
      <w:r w:rsidR="00F60783">
        <w:t xml:space="preserve"> its </w:t>
      </w:r>
      <w:ins w:id="35" w:author="Zhao Xin" w:date="2020-11-17T12:45:00Z">
        <w:r w:rsidR="00E132E5">
          <w:t xml:space="preserve">future </w:t>
        </w:r>
      </w:ins>
      <w:r w:rsidR="00F60783">
        <w:t xml:space="preserve">development and </w:t>
      </w:r>
      <w:r w:rsidR="005C4390">
        <w:t>maintenance</w:t>
      </w:r>
      <w:del w:id="36" w:author="Zhao Xin" w:date="2020-11-17T12:45:00Z">
        <w:r w:rsidR="00F60783" w:rsidDel="00E132E5">
          <w:delText xml:space="preserve"> in the future</w:delText>
        </w:r>
      </w:del>
      <w:r w:rsidR="00F60783">
        <w:t xml:space="preserve">. </w:t>
      </w:r>
    </w:p>
    <w:p w14:paraId="3D1CE327" w14:textId="26343025" w:rsidR="000C41E9" w:rsidDel="00E132E5" w:rsidRDefault="000C41E9" w:rsidP="000C41E9">
      <w:pPr>
        <w:pStyle w:val="ListParagraph"/>
        <w:rPr>
          <w:del w:id="37" w:author="Zhao Xin" w:date="2020-11-17T12:53:00Z"/>
        </w:rPr>
      </w:pPr>
    </w:p>
    <w:p w14:paraId="3737A06F" w14:textId="77777777" w:rsidR="00833DA4" w:rsidDel="00E132E5" w:rsidRDefault="00833DA4" w:rsidP="00833DA4">
      <w:pPr>
        <w:ind w:firstLine="720"/>
        <w:rPr>
          <w:del w:id="38" w:author="Zhao Xin" w:date="2020-11-17T12:53:00Z"/>
        </w:rPr>
      </w:pPr>
    </w:p>
    <w:p w14:paraId="1E7FA5A4" w14:textId="6929EC06" w:rsidR="00E132E5" w:rsidRDefault="00E132E5">
      <w:pPr>
        <w:rPr>
          <w:ins w:id="39" w:author="Zhao Xin" w:date="2020-11-17T12:53:00Z"/>
          <w:sz w:val="28"/>
          <w:szCs w:val="28"/>
        </w:rPr>
      </w:pPr>
      <w:ins w:id="40" w:author="Zhao Xin" w:date="2020-11-17T12:53:00Z">
        <w:r>
          <w:rPr>
            <w:sz w:val="28"/>
            <w:szCs w:val="28"/>
          </w:rPr>
          <w:br w:type="page"/>
        </w:r>
      </w:ins>
    </w:p>
    <w:p w14:paraId="0850804B" w14:textId="1356761F" w:rsidR="00833DA4" w:rsidDel="00E132E5" w:rsidRDefault="00E132E5">
      <w:pPr>
        <w:rPr>
          <w:del w:id="41" w:author="Zhao Xin" w:date="2020-11-17T12:53:00Z"/>
        </w:rPr>
        <w:pPrChange w:id="42" w:author="Zhao Xin" w:date="2020-11-17T12:53:00Z">
          <w:pPr>
            <w:ind w:firstLine="720"/>
          </w:pPr>
        </w:pPrChange>
      </w:pPr>
      <w:ins w:id="43" w:author="Zhao Xin" w:date="2020-11-17T12:53:00Z">
        <w:r>
          <w:lastRenderedPageBreak/>
          <w:tab/>
        </w:r>
      </w:ins>
    </w:p>
    <w:p w14:paraId="066BE5A9" w14:textId="63F35E9D" w:rsidR="003A4934" w:rsidRPr="00833DA4" w:rsidRDefault="00833DA4">
      <w:pPr>
        <w:rPr>
          <w:sz w:val="28"/>
          <w:szCs w:val="28"/>
        </w:rPr>
        <w:pPrChange w:id="44" w:author="Zhao Xin" w:date="2020-11-17T12:53:00Z">
          <w:pPr>
            <w:ind w:firstLine="720"/>
          </w:pPr>
        </w:pPrChange>
      </w:pPr>
      <w:r w:rsidRPr="00833DA4">
        <w:rPr>
          <w:sz w:val="28"/>
          <w:szCs w:val="28"/>
        </w:rPr>
        <w:t>Information expert</w:t>
      </w:r>
    </w:p>
    <w:p w14:paraId="00F6EB9F" w14:textId="77777777" w:rsidR="003A4934" w:rsidRDefault="003A4934" w:rsidP="003A4934">
      <w:pPr>
        <w:ind w:left="720"/>
      </w:pPr>
    </w:p>
    <w:p w14:paraId="5EA4C8E5" w14:textId="6C470BDE" w:rsidR="00FF2517" w:rsidRDefault="006D6833" w:rsidP="00FF2517">
      <w:pPr>
        <w:pStyle w:val="ListParagraph"/>
      </w:pPr>
      <w:r w:rsidRPr="006D6833">
        <w:rPr>
          <w:noProof/>
        </w:rPr>
        <w:drawing>
          <wp:inline distT="0" distB="0" distL="0" distR="0" wp14:anchorId="7C9F3EC1" wp14:editId="79C0EEAC">
            <wp:extent cx="5731510" cy="669861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a:stretch>
                      <a:fillRect/>
                    </a:stretch>
                  </pic:blipFill>
                  <pic:spPr>
                    <a:xfrm>
                      <a:off x="0" y="0"/>
                      <a:ext cx="5731510" cy="6698615"/>
                    </a:xfrm>
                    <a:prstGeom prst="rect">
                      <a:avLst/>
                    </a:prstGeom>
                  </pic:spPr>
                </pic:pic>
              </a:graphicData>
            </a:graphic>
          </wp:inline>
        </w:drawing>
      </w:r>
    </w:p>
    <w:p w14:paraId="7DC8F749" w14:textId="164A4A77" w:rsidR="00FF2517" w:rsidRDefault="00FF2517" w:rsidP="00FF2517">
      <w:pPr>
        <w:pStyle w:val="ListParagraph"/>
      </w:pPr>
    </w:p>
    <w:p w14:paraId="3B177FC3" w14:textId="4A54FF9D" w:rsidR="00FF2517" w:rsidRDefault="00FF2517" w:rsidP="00FF2517">
      <w:pPr>
        <w:pStyle w:val="ListParagraph"/>
      </w:pPr>
      <w:r>
        <w:t xml:space="preserve">Above UML snippet shows an information expert of GRASP. </w:t>
      </w:r>
      <w:r w:rsidR="00DC06CD">
        <w:t xml:space="preserve">For example, LevelImp class involves all information which is required by heroIntersectsWithMushroom() method. Therefore, the heroIntersectsWithMushroom() method is stored in LevelImp class. </w:t>
      </w:r>
      <w:ins w:id="45" w:author="Zhao Xin" w:date="2020-11-17T12:47:00Z">
        <w:r w:rsidR="00E132E5">
          <w:t xml:space="preserve">Since the object can fulfill all method or task with its own information, </w:t>
        </w:r>
      </w:ins>
      <w:del w:id="46" w:author="Zhao Xin" w:date="2020-11-17T12:46:00Z">
        <w:r w:rsidR="00DC06CD" w:rsidDel="00E132E5">
          <w:delText>For the benefit, i</w:delText>
        </w:r>
      </w:del>
      <w:ins w:id="47" w:author="Zhao Xin" w:date="2020-11-17T12:47:00Z">
        <w:r w:rsidR="00E132E5">
          <w:t>i</w:t>
        </w:r>
      </w:ins>
      <w:r w:rsidR="00DC06CD">
        <w:t xml:space="preserve">t </w:t>
      </w:r>
      <w:ins w:id="48" w:author="Zhao Xin" w:date="2020-11-17T12:47:00Z">
        <w:r w:rsidR="00E132E5">
          <w:t xml:space="preserve">will </w:t>
        </w:r>
      </w:ins>
      <w:r w:rsidR="00DC06CD">
        <w:t>reduce</w:t>
      </w:r>
      <w:del w:id="49" w:author="Zhao Xin" w:date="2020-11-17T12:47:00Z">
        <w:r w:rsidR="00DC06CD" w:rsidDel="00E132E5">
          <w:delText>s</w:delText>
        </w:r>
      </w:del>
      <w:r w:rsidR="00DC06CD">
        <w:t xml:space="preserve"> the connection between one class and another.</w:t>
      </w:r>
      <w:del w:id="50" w:author="Zhao Xin" w:date="2020-11-17T12:47:00Z">
        <w:r w:rsidR="00DC06CD" w:rsidDel="00E132E5">
          <w:delText xml:space="preserve"> </w:delText>
        </w:r>
        <w:r w:rsidR="00833DA4" w:rsidDel="00E132E5">
          <w:delText>Since</w:delText>
        </w:r>
        <w:r w:rsidR="00DC06CD" w:rsidDel="00E132E5">
          <w:delText xml:space="preserve"> the object can fulfill all method or task with its own information</w:delText>
        </w:r>
      </w:del>
      <w:r w:rsidR="00DC06CD">
        <w:t>.</w:t>
      </w:r>
    </w:p>
    <w:p w14:paraId="4EFB8B68" w14:textId="231FEF12" w:rsidR="00833DA4" w:rsidRDefault="00833DA4" w:rsidP="00FF2517">
      <w:pPr>
        <w:pStyle w:val="ListParagraph"/>
      </w:pPr>
    </w:p>
    <w:p w14:paraId="10C06B42" w14:textId="77777777" w:rsidR="00E132E5" w:rsidRDefault="00E132E5">
      <w:pPr>
        <w:rPr>
          <w:ins w:id="51" w:author="Zhao Xin" w:date="2020-11-17T12:54:00Z"/>
          <w:sz w:val="32"/>
          <w:szCs w:val="32"/>
        </w:rPr>
      </w:pPr>
      <w:ins w:id="52" w:author="Zhao Xin" w:date="2020-11-17T12:54:00Z">
        <w:r>
          <w:rPr>
            <w:sz w:val="32"/>
            <w:szCs w:val="32"/>
          </w:rPr>
          <w:br w:type="page"/>
        </w:r>
      </w:ins>
    </w:p>
    <w:p w14:paraId="180E9133" w14:textId="76FE3190" w:rsidR="00833DA4" w:rsidRDefault="00833DA4" w:rsidP="00E539DE">
      <w:pPr>
        <w:pStyle w:val="ListParagraph"/>
        <w:numPr>
          <w:ilvl w:val="0"/>
          <w:numId w:val="1"/>
        </w:numPr>
        <w:rPr>
          <w:sz w:val="32"/>
          <w:szCs w:val="32"/>
        </w:rPr>
      </w:pPr>
      <w:r w:rsidRPr="00E539DE">
        <w:rPr>
          <w:sz w:val="32"/>
          <w:szCs w:val="32"/>
        </w:rPr>
        <w:lastRenderedPageBreak/>
        <w:t>Design pattern</w:t>
      </w:r>
    </w:p>
    <w:p w14:paraId="425679EB" w14:textId="77777777" w:rsidR="00E132E5" w:rsidRDefault="00E132E5" w:rsidP="00E132E5">
      <w:pPr>
        <w:ind w:firstLine="643"/>
        <w:rPr>
          <w:ins w:id="53" w:author="Zhao Xin" w:date="2020-11-17T12:56:00Z"/>
          <w:sz w:val="32"/>
          <w:szCs w:val="32"/>
        </w:rPr>
      </w:pPr>
    </w:p>
    <w:p w14:paraId="28CA3D8D" w14:textId="549A6661" w:rsidR="00E539DE" w:rsidRPr="00E132E5" w:rsidRDefault="00E539DE">
      <w:pPr>
        <w:ind w:firstLine="643"/>
        <w:rPr>
          <w:sz w:val="28"/>
          <w:szCs w:val="28"/>
          <w:rPrChange w:id="54" w:author="Zhao Xin" w:date="2020-11-17T12:54:00Z">
            <w:rPr>
              <w:sz w:val="32"/>
              <w:szCs w:val="32"/>
            </w:rPr>
          </w:rPrChange>
        </w:rPr>
        <w:pPrChange w:id="55" w:author="Zhao Xin" w:date="2020-11-17T12:54:00Z">
          <w:pPr>
            <w:ind w:left="720"/>
          </w:pPr>
        </w:pPrChange>
      </w:pPr>
      <w:r w:rsidRPr="00E132E5">
        <w:rPr>
          <w:sz w:val="28"/>
          <w:szCs w:val="28"/>
          <w:rPrChange w:id="56" w:author="Zhao Xin" w:date="2020-11-17T12:54:00Z">
            <w:rPr>
              <w:sz w:val="32"/>
              <w:szCs w:val="32"/>
            </w:rPr>
          </w:rPrChange>
        </w:rPr>
        <w:t>Factory design pattern</w:t>
      </w:r>
    </w:p>
    <w:p w14:paraId="1AD95649" w14:textId="77777777" w:rsidR="00E539DE" w:rsidRDefault="00E539DE" w:rsidP="00E539DE">
      <w:pPr>
        <w:pStyle w:val="ListParagraph"/>
      </w:pPr>
    </w:p>
    <w:p w14:paraId="32FBD796" w14:textId="43BB773E" w:rsidR="00E539DE" w:rsidRDefault="00A03FB3" w:rsidP="00E539DE">
      <w:pPr>
        <w:ind w:left="360"/>
      </w:pPr>
      <w:r w:rsidRPr="00A03FB3">
        <w:rPr>
          <w:noProof/>
        </w:rPr>
        <w:drawing>
          <wp:inline distT="0" distB="0" distL="0" distR="0" wp14:anchorId="09DA7159" wp14:editId="798AB5CB">
            <wp:extent cx="5542242" cy="5492506"/>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8"/>
                    <a:stretch>
                      <a:fillRect/>
                    </a:stretch>
                  </pic:blipFill>
                  <pic:spPr>
                    <a:xfrm>
                      <a:off x="0" y="0"/>
                      <a:ext cx="5550478" cy="5500668"/>
                    </a:xfrm>
                    <a:prstGeom prst="rect">
                      <a:avLst/>
                    </a:prstGeom>
                  </pic:spPr>
                </pic:pic>
              </a:graphicData>
            </a:graphic>
          </wp:inline>
        </w:drawing>
      </w:r>
    </w:p>
    <w:p w14:paraId="6AEAF708" w14:textId="5313D681" w:rsidR="00DC06CD" w:rsidRDefault="00DC06CD" w:rsidP="00FF2517">
      <w:pPr>
        <w:pStyle w:val="ListParagraph"/>
      </w:pPr>
    </w:p>
    <w:p w14:paraId="3307F0AE" w14:textId="5BBAED9E" w:rsidR="00E539DE" w:rsidRDefault="00E539DE" w:rsidP="00E539DE">
      <w:pPr>
        <w:ind w:left="720"/>
      </w:pPr>
      <w:r>
        <w:t xml:space="preserve">This UML snippet shows </w:t>
      </w:r>
      <w:ins w:id="57" w:author="Zhao Xin" w:date="2020-11-17T12:47:00Z">
        <w:r w:rsidR="00E132E5">
          <w:t xml:space="preserve">how </w:t>
        </w:r>
      </w:ins>
      <w:r>
        <w:t>the code uses the factory design pattern to produce the FloorTile object. All objects of the FloorTile object are created by the floor tile factory. It</w:t>
      </w:r>
      <w:r w:rsidR="00A03FB3">
        <w:t xml:space="preserve"> reduce</w:t>
      </w:r>
      <w:r w:rsidR="005C4390">
        <w:t>s</w:t>
      </w:r>
      <w:r w:rsidR="00A03FB3">
        <w:t xml:space="preserve"> the level of coupling and</w:t>
      </w:r>
      <w:ins w:id="58" w:author="Zhao Xin" w:date="2020-11-17T12:48:00Z">
        <w:r w:rsidR="00E132E5">
          <w:t xml:space="preserve"> </w:t>
        </w:r>
      </w:ins>
      <w:del w:id="59" w:author="Zhao Xin" w:date="2020-11-17T12:48:00Z">
        <w:r w:rsidR="00A03FB3" w:rsidDel="00E132E5">
          <w:delText xml:space="preserve"> the </w:delText>
        </w:r>
      </w:del>
      <w:r w:rsidR="00A03FB3">
        <w:t xml:space="preserve">improves the efficiency of producing objects </w:t>
      </w:r>
      <w:del w:id="60" w:author="Zhao Xin" w:date="2020-11-17T12:48:00Z">
        <w:r w:rsidR="00A03FB3" w:rsidDel="00E132E5">
          <w:delText xml:space="preserve">which </w:delText>
        </w:r>
      </w:del>
      <w:ins w:id="61" w:author="Zhao Xin" w:date="2020-11-17T12:48:00Z">
        <w:r w:rsidR="00E132E5">
          <w:t xml:space="preserve">that </w:t>
        </w:r>
      </w:ins>
      <w:r w:rsidR="00A03FB3">
        <w:t>have complexed subclass</w:t>
      </w:r>
      <w:ins w:id="62" w:author="Zhao Xin" w:date="2020-11-17T12:48:00Z">
        <w:r w:rsidR="00E132E5">
          <w:t>es</w:t>
        </w:r>
      </w:ins>
      <w:r w:rsidR="00A03FB3">
        <w:t xml:space="preserve">. </w:t>
      </w:r>
    </w:p>
    <w:p w14:paraId="0C783DAF" w14:textId="596D333E" w:rsidR="00A03FB3" w:rsidDel="00E132E5" w:rsidRDefault="00A03FB3" w:rsidP="00E539DE">
      <w:pPr>
        <w:ind w:left="720"/>
        <w:rPr>
          <w:del w:id="63" w:author="Zhao Xin" w:date="2020-11-17T12:55:00Z"/>
        </w:rPr>
      </w:pPr>
    </w:p>
    <w:p w14:paraId="54726422" w14:textId="4D53AD29" w:rsidR="00A03FB3" w:rsidDel="00E132E5" w:rsidRDefault="00A03FB3" w:rsidP="00E539DE">
      <w:pPr>
        <w:ind w:left="720"/>
        <w:rPr>
          <w:del w:id="64" w:author="Zhao Xin" w:date="2020-11-17T12:55:00Z"/>
        </w:rPr>
      </w:pPr>
    </w:p>
    <w:p w14:paraId="774F214C" w14:textId="1E26DD5B" w:rsidR="00A03FB3" w:rsidDel="00E132E5" w:rsidRDefault="00A03FB3" w:rsidP="00E539DE">
      <w:pPr>
        <w:ind w:left="720"/>
        <w:rPr>
          <w:del w:id="65" w:author="Zhao Xin" w:date="2020-11-17T12:55:00Z"/>
        </w:rPr>
      </w:pPr>
    </w:p>
    <w:p w14:paraId="6D4CC7A1" w14:textId="5406AF45" w:rsidR="00A03FB3" w:rsidDel="00E132E5" w:rsidRDefault="00A03FB3" w:rsidP="00E539DE">
      <w:pPr>
        <w:ind w:left="720"/>
        <w:rPr>
          <w:del w:id="66" w:author="Zhao Xin" w:date="2020-11-17T12:55:00Z"/>
        </w:rPr>
      </w:pPr>
    </w:p>
    <w:p w14:paraId="73ED732A" w14:textId="1F7EC149" w:rsidR="00A03FB3" w:rsidDel="00E132E5" w:rsidRDefault="00A03FB3" w:rsidP="00E539DE">
      <w:pPr>
        <w:ind w:left="720"/>
        <w:rPr>
          <w:del w:id="67" w:author="Zhao Xin" w:date="2020-11-17T12:55:00Z"/>
        </w:rPr>
      </w:pPr>
    </w:p>
    <w:p w14:paraId="6E4B6E07" w14:textId="5CC9D17A" w:rsidR="00A03FB3" w:rsidDel="00E132E5" w:rsidRDefault="00A03FB3" w:rsidP="00E539DE">
      <w:pPr>
        <w:ind w:left="720"/>
        <w:rPr>
          <w:del w:id="68" w:author="Zhao Xin" w:date="2020-11-17T12:55:00Z"/>
        </w:rPr>
      </w:pPr>
    </w:p>
    <w:p w14:paraId="5FDA3260" w14:textId="45762BDB" w:rsidR="00A03FB3" w:rsidDel="00E132E5" w:rsidRDefault="00A03FB3" w:rsidP="00E539DE">
      <w:pPr>
        <w:ind w:left="720"/>
        <w:rPr>
          <w:del w:id="69" w:author="Zhao Xin" w:date="2020-11-17T12:55:00Z"/>
        </w:rPr>
      </w:pPr>
    </w:p>
    <w:p w14:paraId="27415FDE" w14:textId="77777777" w:rsidR="00A03FB3" w:rsidDel="00E132E5" w:rsidRDefault="00A03FB3" w:rsidP="00E539DE">
      <w:pPr>
        <w:ind w:left="720"/>
        <w:rPr>
          <w:del w:id="70" w:author="Zhao Xin" w:date="2020-11-17T12:55:00Z"/>
        </w:rPr>
      </w:pPr>
    </w:p>
    <w:p w14:paraId="2E6D4489" w14:textId="77777777" w:rsidR="00A03FB3" w:rsidRDefault="00A03FB3">
      <w:pPr>
        <w:pPrChange w:id="71" w:author="Zhao Xin" w:date="2020-11-17T12:55:00Z">
          <w:pPr>
            <w:ind w:left="720"/>
          </w:pPr>
        </w:pPrChange>
      </w:pPr>
    </w:p>
    <w:p w14:paraId="20A72531" w14:textId="77777777" w:rsidR="00E132E5" w:rsidRDefault="00E132E5">
      <w:pPr>
        <w:rPr>
          <w:ins w:id="72" w:author="Zhao Xin" w:date="2020-11-17T12:55:00Z"/>
        </w:rPr>
      </w:pPr>
      <w:ins w:id="73" w:author="Zhao Xin" w:date="2020-11-17T12:55:00Z">
        <w:r>
          <w:br w:type="page"/>
        </w:r>
      </w:ins>
    </w:p>
    <w:p w14:paraId="4A181339" w14:textId="617D5808" w:rsidR="00A03FB3" w:rsidRPr="00E132E5" w:rsidRDefault="00A03FB3" w:rsidP="00E539DE">
      <w:pPr>
        <w:ind w:left="720"/>
        <w:rPr>
          <w:sz w:val="28"/>
          <w:szCs w:val="28"/>
          <w:rPrChange w:id="74" w:author="Zhao Xin" w:date="2020-11-17T12:55:00Z">
            <w:rPr/>
          </w:rPrChange>
        </w:rPr>
      </w:pPr>
      <w:r w:rsidRPr="00E132E5">
        <w:rPr>
          <w:sz w:val="28"/>
          <w:szCs w:val="28"/>
          <w:rPrChange w:id="75" w:author="Zhao Xin" w:date="2020-11-17T12:55:00Z">
            <w:rPr/>
          </w:rPrChange>
        </w:rPr>
        <w:lastRenderedPageBreak/>
        <w:t>Builder design pattern</w:t>
      </w:r>
    </w:p>
    <w:p w14:paraId="562D66E7" w14:textId="7755FE4C" w:rsidR="00A03FB3" w:rsidRDefault="00A03FB3" w:rsidP="00A03FB3">
      <w:r>
        <w:tab/>
      </w:r>
      <w:r w:rsidRPr="00A03FB3">
        <w:rPr>
          <w:noProof/>
        </w:rPr>
        <w:drawing>
          <wp:inline distT="0" distB="0" distL="0" distR="0" wp14:anchorId="24672081" wp14:editId="53A3D823">
            <wp:extent cx="5731510" cy="5721985"/>
            <wp:effectExtent l="0" t="0" r="0" b="571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9"/>
                    <a:stretch>
                      <a:fillRect/>
                    </a:stretch>
                  </pic:blipFill>
                  <pic:spPr>
                    <a:xfrm>
                      <a:off x="0" y="0"/>
                      <a:ext cx="5731510" cy="5721985"/>
                    </a:xfrm>
                    <a:prstGeom prst="rect">
                      <a:avLst/>
                    </a:prstGeom>
                  </pic:spPr>
                </pic:pic>
              </a:graphicData>
            </a:graphic>
          </wp:inline>
        </w:drawing>
      </w:r>
    </w:p>
    <w:p w14:paraId="3909932F" w14:textId="6818E059" w:rsidR="00A03FB3" w:rsidRDefault="00A03FB3" w:rsidP="00A03FB3"/>
    <w:p w14:paraId="3320A5C3" w14:textId="50544E35" w:rsidR="00E829DE" w:rsidRDefault="00A03FB3" w:rsidP="00E829DE">
      <w:pPr>
        <w:ind w:left="720"/>
      </w:pPr>
      <w:r>
        <w:t xml:space="preserve">Above diagram shows </w:t>
      </w:r>
      <w:ins w:id="76" w:author="Zhao Xin" w:date="2020-11-17T12:48:00Z">
        <w:r w:rsidR="00E132E5">
          <w:t xml:space="preserve">how </w:t>
        </w:r>
      </w:ins>
      <w:r>
        <w:t>the code use</w:t>
      </w:r>
      <w:ins w:id="77" w:author="Zhao Xin" w:date="2020-11-17T12:48:00Z">
        <w:r w:rsidR="00E132E5">
          <w:t>s</w:t>
        </w:r>
      </w:ins>
      <w:r>
        <w:t xml:space="preserve"> the builder design pattern. </w:t>
      </w:r>
      <w:del w:id="78" w:author="Zhao Xin" w:date="2020-11-17T12:49:00Z">
        <w:r w:rsidR="00E829DE" w:rsidDel="00E132E5">
          <w:delText>For the benefits</w:delText>
        </w:r>
      </w:del>
      <w:ins w:id="79" w:author="Zhao Xin" w:date="2020-11-17T12:49:00Z">
        <w:r w:rsidR="00E132E5">
          <w:t xml:space="preserve">It has </w:t>
        </w:r>
      </w:ins>
      <w:ins w:id="80" w:author="Zhao Xin" w:date="2020-11-17T12:50:00Z">
        <w:r w:rsidR="00E132E5">
          <w:t>two major</w:t>
        </w:r>
      </w:ins>
      <w:ins w:id="81" w:author="Zhao Xin" w:date="2020-11-17T12:49:00Z">
        <w:r w:rsidR="00E132E5">
          <w:t xml:space="preserve"> benefits. First, </w:t>
        </w:r>
      </w:ins>
      <w:del w:id="82" w:author="Zhao Xin" w:date="2020-11-17T12:49:00Z">
        <w:r w:rsidR="00E829DE" w:rsidDel="00E132E5">
          <w:delText xml:space="preserve">, the first one is that </w:delText>
        </w:r>
      </w:del>
      <w:r w:rsidR="00E829DE">
        <w:t>this design pattern clearly separate</w:t>
      </w:r>
      <w:ins w:id="83" w:author="Zhao Xin" w:date="2020-11-17T12:50:00Z">
        <w:r w:rsidR="00E132E5">
          <w:t>s</w:t>
        </w:r>
      </w:ins>
      <w:r w:rsidR="00E829DE">
        <w:t xml:space="preserve"> the construction from the object. It makes the construction process </w:t>
      </w:r>
      <w:del w:id="84" w:author="Zhao Xin" w:date="2020-11-17T13:15:00Z">
        <w:r w:rsidR="00E829DE" w:rsidDel="00E132E5">
          <w:delText xml:space="preserve">to be </w:delText>
        </w:r>
      </w:del>
      <w:r w:rsidR="00E829DE">
        <w:t>controllable. In addition, it allows the programmer to make change</w:t>
      </w:r>
      <w:ins w:id="85" w:author="Zhao Xin" w:date="2020-11-17T12:50:00Z">
        <w:r w:rsidR="00E132E5">
          <w:t>s</w:t>
        </w:r>
      </w:ins>
      <w:r w:rsidR="00E829DE">
        <w:t xml:space="preserve"> in the construction process of an object.</w:t>
      </w:r>
    </w:p>
    <w:p w14:paraId="59DA9E88" w14:textId="5F3A8C0F" w:rsidR="00E829DE" w:rsidRDefault="00E829DE" w:rsidP="00E829DE">
      <w:pPr>
        <w:ind w:left="720"/>
      </w:pPr>
    </w:p>
    <w:p w14:paraId="2207A328" w14:textId="30491B83" w:rsidR="00562E54" w:rsidDel="00E132E5" w:rsidRDefault="00562E54" w:rsidP="00562E54">
      <w:pPr>
        <w:rPr>
          <w:del w:id="86" w:author="Zhao Xin" w:date="2020-11-17T12:51:00Z"/>
        </w:rPr>
      </w:pPr>
    </w:p>
    <w:p w14:paraId="27B7111F" w14:textId="0D5B9B4B" w:rsidR="00562E54" w:rsidDel="00E132E5" w:rsidRDefault="00562E54" w:rsidP="00562E54">
      <w:pPr>
        <w:rPr>
          <w:del w:id="87" w:author="Zhao Xin" w:date="2020-11-17T12:51:00Z"/>
        </w:rPr>
      </w:pPr>
    </w:p>
    <w:p w14:paraId="09AFAB40" w14:textId="0E614D70" w:rsidR="00562E54" w:rsidDel="00E132E5" w:rsidRDefault="00562E54" w:rsidP="00562E54">
      <w:pPr>
        <w:rPr>
          <w:del w:id="88" w:author="Zhao Xin" w:date="2020-11-17T12:51:00Z"/>
        </w:rPr>
      </w:pPr>
    </w:p>
    <w:p w14:paraId="202AF01C" w14:textId="45E47636" w:rsidR="00562E54" w:rsidDel="00E132E5" w:rsidRDefault="00562E54" w:rsidP="00562E54">
      <w:pPr>
        <w:rPr>
          <w:del w:id="89" w:author="Zhao Xin" w:date="2020-11-17T12:51:00Z"/>
        </w:rPr>
      </w:pPr>
    </w:p>
    <w:p w14:paraId="79E4F3AD" w14:textId="6897DC1E" w:rsidR="00562E54" w:rsidDel="00E132E5" w:rsidRDefault="00562E54" w:rsidP="00562E54">
      <w:pPr>
        <w:rPr>
          <w:del w:id="90" w:author="Zhao Xin" w:date="2020-11-17T12:51:00Z"/>
        </w:rPr>
      </w:pPr>
    </w:p>
    <w:p w14:paraId="487F28FD" w14:textId="24E45752" w:rsidR="00562E54" w:rsidDel="00E132E5" w:rsidRDefault="00562E54" w:rsidP="00562E54">
      <w:pPr>
        <w:rPr>
          <w:del w:id="91" w:author="Zhao Xin" w:date="2020-11-17T12:51:00Z"/>
        </w:rPr>
      </w:pPr>
    </w:p>
    <w:p w14:paraId="279D90EF" w14:textId="77777777" w:rsidR="00562E54" w:rsidRPr="00E132E5" w:rsidRDefault="00562E54" w:rsidP="00562E54"/>
    <w:p w14:paraId="4C427502" w14:textId="77777777" w:rsidR="00E132E5" w:rsidRDefault="00E132E5">
      <w:pPr>
        <w:rPr>
          <w:ins w:id="92" w:author="Zhao Xin" w:date="2020-11-17T12:51:00Z"/>
          <w:sz w:val="32"/>
          <w:szCs w:val="32"/>
        </w:rPr>
      </w:pPr>
      <w:ins w:id="93" w:author="Zhao Xin" w:date="2020-11-17T12:51:00Z">
        <w:r>
          <w:rPr>
            <w:sz w:val="32"/>
            <w:szCs w:val="32"/>
          </w:rPr>
          <w:br w:type="page"/>
        </w:r>
      </w:ins>
    </w:p>
    <w:p w14:paraId="641C0CE4" w14:textId="7FB134C5" w:rsidR="00E829DE" w:rsidRPr="00562E54" w:rsidRDefault="00562E54" w:rsidP="00562E54">
      <w:pPr>
        <w:pStyle w:val="ListParagraph"/>
        <w:numPr>
          <w:ilvl w:val="0"/>
          <w:numId w:val="1"/>
        </w:numPr>
        <w:rPr>
          <w:sz w:val="32"/>
          <w:szCs w:val="32"/>
        </w:rPr>
      </w:pPr>
      <w:r w:rsidRPr="00562E54">
        <w:rPr>
          <w:sz w:val="32"/>
          <w:szCs w:val="32"/>
        </w:rPr>
        <w:lastRenderedPageBreak/>
        <w:t>D</w:t>
      </w:r>
      <w:r w:rsidR="00E829DE" w:rsidRPr="00562E54">
        <w:rPr>
          <w:sz w:val="32"/>
          <w:szCs w:val="32"/>
        </w:rPr>
        <w:t>ocumentation</w:t>
      </w:r>
    </w:p>
    <w:p w14:paraId="19F098D3" w14:textId="0A900EAE" w:rsidR="00E829DE" w:rsidRPr="00E132E5" w:rsidDel="00E132E5" w:rsidRDefault="00E829DE">
      <w:pPr>
        <w:rPr>
          <w:del w:id="94" w:author="Zhao Xin" w:date="2020-11-17T12:56:00Z"/>
          <w:sz w:val="28"/>
          <w:szCs w:val="28"/>
          <w:rPrChange w:id="95" w:author="Zhao Xin" w:date="2020-11-17T12:56:00Z">
            <w:rPr>
              <w:del w:id="96" w:author="Zhao Xin" w:date="2020-11-17T12:56:00Z"/>
            </w:rPr>
          </w:rPrChange>
        </w:rPr>
        <w:pPrChange w:id="97" w:author="Zhao Xin" w:date="2020-11-17T12:52:00Z">
          <w:pPr>
            <w:pStyle w:val="ListParagraph"/>
          </w:pPr>
        </w:pPrChange>
      </w:pPr>
    </w:p>
    <w:p w14:paraId="1B09D069" w14:textId="1C1502FB" w:rsidR="00E829DE" w:rsidRPr="00E132E5" w:rsidRDefault="00562E54" w:rsidP="00562E54">
      <w:pPr>
        <w:ind w:left="720"/>
        <w:rPr>
          <w:sz w:val="28"/>
          <w:szCs w:val="28"/>
          <w:rPrChange w:id="98" w:author="Zhao Xin" w:date="2020-11-17T12:56:00Z">
            <w:rPr/>
          </w:rPrChange>
        </w:rPr>
      </w:pPr>
      <w:r w:rsidRPr="00E132E5">
        <w:rPr>
          <w:sz w:val="28"/>
          <w:szCs w:val="28"/>
          <w:rPrChange w:id="99" w:author="Zhao Xin" w:date="2020-11-17T12:56:00Z">
            <w:rPr/>
          </w:rPrChange>
        </w:rPr>
        <w:t>Advantages:</w:t>
      </w:r>
    </w:p>
    <w:p w14:paraId="69667088" w14:textId="1748120B" w:rsidR="00562E54" w:rsidRDefault="00562E54" w:rsidP="00562E54">
      <w:pPr>
        <w:ind w:left="720"/>
      </w:pPr>
      <w:r>
        <w:t xml:space="preserve">This readme file is a good guideline for </w:t>
      </w:r>
      <w:ins w:id="100" w:author="Zhao Xin" w:date="2020-11-17T12:57:00Z">
        <w:r w:rsidR="00E132E5">
          <w:t xml:space="preserve">the </w:t>
        </w:r>
      </w:ins>
      <w:r>
        <w:t>player. It introduces the game story, controlling methods and features of the game</w:t>
      </w:r>
      <w:del w:id="101" w:author="Zhao Xin" w:date="2020-11-17T12:57:00Z">
        <w:r w:rsidDel="00E132E5">
          <w:delText xml:space="preserve"> to player</w:delText>
        </w:r>
      </w:del>
      <w:ins w:id="102" w:author="Zhao Xin" w:date="2020-11-17T12:57:00Z">
        <w:r w:rsidR="00E132E5">
          <w:t xml:space="preserve"> so that the</w:t>
        </w:r>
      </w:ins>
      <w:del w:id="103" w:author="Zhao Xin" w:date="2020-11-17T12:57:00Z">
        <w:r w:rsidDel="00E132E5">
          <w:delText>. Then,</w:delText>
        </w:r>
      </w:del>
      <w:r>
        <w:t xml:space="preserve"> player can clearly understand how to play this game and what is the goal of this game.</w:t>
      </w:r>
    </w:p>
    <w:p w14:paraId="5B752E9A" w14:textId="6D200EDA" w:rsidR="00562E54" w:rsidRDefault="00562E54" w:rsidP="00562E54">
      <w:pPr>
        <w:ind w:left="720"/>
      </w:pPr>
    </w:p>
    <w:p w14:paraId="01E6BFD4" w14:textId="3B083CA9" w:rsidR="00562E54" w:rsidRPr="00E132E5" w:rsidRDefault="00562E54" w:rsidP="00562E54">
      <w:pPr>
        <w:ind w:left="720"/>
        <w:rPr>
          <w:sz w:val="28"/>
          <w:szCs w:val="28"/>
          <w:rPrChange w:id="104" w:author="Zhao Xin" w:date="2020-11-17T12:56:00Z">
            <w:rPr/>
          </w:rPrChange>
        </w:rPr>
      </w:pPr>
      <w:r w:rsidRPr="00E132E5">
        <w:rPr>
          <w:sz w:val="28"/>
          <w:szCs w:val="28"/>
          <w:rPrChange w:id="105" w:author="Zhao Xin" w:date="2020-11-17T12:56:00Z">
            <w:rPr/>
          </w:rPrChange>
        </w:rPr>
        <w:t>Disadvantages:</w:t>
      </w:r>
    </w:p>
    <w:p w14:paraId="460BE8AD" w14:textId="7DBD1969" w:rsidR="00562E54" w:rsidRDefault="00562E54" w:rsidP="00562E54">
      <w:pPr>
        <w:ind w:left="720"/>
      </w:pPr>
      <w:r>
        <w:t xml:space="preserve">There are two disadvantages of this readme file. Firstly, it doesn’t teach player how to start </w:t>
      </w:r>
      <w:ins w:id="106" w:author="Zhao Xin" w:date="2020-11-17T12:57:00Z">
        <w:r w:rsidR="00E132E5">
          <w:t xml:space="preserve">the </w:t>
        </w:r>
      </w:ins>
      <w:r>
        <w:t xml:space="preserve">game. As normal players, </w:t>
      </w:r>
      <w:del w:id="107" w:author="Zhao Xin" w:date="2020-11-17T12:59:00Z">
        <w:r w:rsidDel="00E132E5">
          <w:delText xml:space="preserve">they </w:delText>
        </w:r>
      </w:del>
      <w:ins w:id="108" w:author="Zhao Xin" w:date="2020-11-17T12:59:00Z">
        <w:r w:rsidR="00E132E5">
          <w:t>it is hard for them</w:t>
        </w:r>
      </w:ins>
      <w:del w:id="109" w:author="Zhao Xin" w:date="2020-11-17T12:59:00Z">
        <w:r w:rsidDel="00E132E5">
          <w:delText>can how</w:delText>
        </w:r>
      </w:del>
      <w:r>
        <w:t xml:space="preserve"> to run this game without any introduction. The second disadvantage is </w:t>
      </w:r>
      <w:r w:rsidR="005C405C">
        <w:t>that</w:t>
      </w:r>
      <w:r>
        <w:t xml:space="preserve"> the configuration of each level is involved </w:t>
      </w:r>
      <w:ins w:id="110" w:author="Zhao Xin" w:date="2020-11-17T12:59:00Z">
        <w:r w:rsidR="00E132E5">
          <w:t>in</w:t>
        </w:r>
      </w:ins>
      <w:del w:id="111" w:author="Zhao Xin" w:date="2020-11-17T12:59:00Z">
        <w:r w:rsidDel="00E132E5">
          <w:delText>by</w:delText>
        </w:r>
      </w:del>
      <w:r>
        <w:t xml:space="preserve"> readme file. It violates the security of the coding.</w:t>
      </w:r>
    </w:p>
    <w:p w14:paraId="0BFDDDCB" w14:textId="5A84C608" w:rsidR="00562E54" w:rsidDel="00E132E5" w:rsidRDefault="00562E54" w:rsidP="00562E54">
      <w:pPr>
        <w:ind w:left="720"/>
        <w:rPr>
          <w:del w:id="112" w:author="Zhao Xin" w:date="2020-11-17T13:00:00Z"/>
        </w:rPr>
      </w:pPr>
    </w:p>
    <w:p w14:paraId="18AD11B4" w14:textId="32AE0889" w:rsidR="00562E54" w:rsidDel="00E132E5" w:rsidRDefault="00562E54" w:rsidP="00562E54">
      <w:pPr>
        <w:ind w:left="720"/>
        <w:rPr>
          <w:del w:id="113" w:author="Zhao Xin" w:date="2020-11-17T13:00:00Z"/>
        </w:rPr>
      </w:pPr>
    </w:p>
    <w:p w14:paraId="30DC87D4" w14:textId="598A2B43" w:rsidR="00562E54" w:rsidDel="00E132E5" w:rsidRDefault="00562E54" w:rsidP="00562E54">
      <w:pPr>
        <w:ind w:left="720"/>
        <w:rPr>
          <w:del w:id="114" w:author="Zhao Xin" w:date="2020-11-17T13:00:00Z"/>
        </w:rPr>
      </w:pPr>
    </w:p>
    <w:p w14:paraId="0029626A" w14:textId="6C8F13A2" w:rsidR="00562E54" w:rsidRDefault="00562E54" w:rsidP="00562E54"/>
    <w:p w14:paraId="02F24574" w14:textId="77777777" w:rsidR="00E132E5" w:rsidRPr="00E132E5" w:rsidRDefault="00E132E5" w:rsidP="005C4390">
      <w:pPr>
        <w:pStyle w:val="ListParagraph"/>
        <w:numPr>
          <w:ilvl w:val="0"/>
          <w:numId w:val="1"/>
        </w:numPr>
        <w:rPr>
          <w:ins w:id="115" w:author="Zhao Xin" w:date="2020-11-17T13:00:00Z"/>
          <w:sz w:val="28"/>
          <w:szCs w:val="28"/>
        </w:rPr>
      </w:pPr>
      <w:ins w:id="116" w:author="Zhao Xin" w:date="2020-11-17T13:00:00Z">
        <w:r w:rsidRPr="00E132E5">
          <w:rPr>
            <w:sz w:val="32"/>
            <w:szCs w:val="32"/>
            <w:rPrChange w:id="117" w:author="Zhao Xin" w:date="2020-11-17T13:00:00Z">
              <w:rPr>
                <w:sz w:val="28"/>
                <w:szCs w:val="28"/>
              </w:rPr>
            </w:rPrChange>
          </w:rPr>
          <w:t>Conclusion</w:t>
        </w:r>
      </w:ins>
    </w:p>
    <w:p w14:paraId="68D8D808" w14:textId="4B33B7CE" w:rsidR="00562E54" w:rsidDel="00E132E5" w:rsidRDefault="005C405C">
      <w:pPr>
        <w:pStyle w:val="ListParagraph"/>
        <w:rPr>
          <w:del w:id="118" w:author="Zhao Xin" w:date="2020-11-17T13:02:00Z"/>
        </w:rPr>
        <w:pPrChange w:id="119" w:author="Zhao Xin" w:date="2020-11-17T13:00:00Z">
          <w:pPr>
            <w:pStyle w:val="ListParagraph"/>
            <w:numPr>
              <w:numId w:val="1"/>
            </w:numPr>
            <w:ind w:left="643" w:hanging="360"/>
          </w:pPr>
        </w:pPrChange>
      </w:pPr>
      <w:r>
        <w:t xml:space="preserve">In general, </w:t>
      </w:r>
      <w:ins w:id="120" w:author="Zhao Xin" w:date="2020-11-17T13:24:00Z">
        <w:r w:rsidR="00E132E5">
          <w:t>despite the above disadvantages, this i</w:t>
        </w:r>
      </w:ins>
      <w:del w:id="121" w:author="Zhao Xin" w:date="2020-11-17T13:24:00Z">
        <w:r w:rsidDel="00E132E5">
          <w:delText>the above i</w:delText>
        </w:r>
      </w:del>
      <w:r>
        <w:t xml:space="preserve">mplementation </w:t>
      </w:r>
      <w:r w:rsidR="005C4390">
        <w:t>helps</w:t>
      </w:r>
      <w:r>
        <w:t xml:space="preserve"> me to </w:t>
      </w:r>
      <w:del w:id="122" w:author="Zhao Xin" w:date="2020-11-17T13:24:00Z">
        <w:r w:rsidDel="00E132E5">
          <w:delText xml:space="preserve">easily </w:delText>
        </w:r>
      </w:del>
      <w:r>
        <w:t xml:space="preserve">achieve my required </w:t>
      </w:r>
      <w:r w:rsidR="005C4390">
        <w:t>functionalities</w:t>
      </w:r>
      <w:ins w:id="123" w:author="Zhao Xin" w:date="2020-11-17T13:24:00Z">
        <w:r w:rsidR="00E132E5" w:rsidRPr="00E132E5">
          <w:t xml:space="preserve"> </w:t>
        </w:r>
        <w:r w:rsidR="00E132E5">
          <w:t>rather</w:t>
        </w:r>
      </w:ins>
      <w:ins w:id="124" w:author="Zhao Xin" w:date="2020-11-17T13:25:00Z">
        <w:r w:rsidR="00E132E5">
          <w:t xml:space="preserve"> </w:t>
        </w:r>
      </w:ins>
      <w:ins w:id="125" w:author="Zhao Xin" w:date="2020-11-17T13:24:00Z">
        <w:r w:rsidR="00E132E5">
          <w:t>easily</w:t>
        </w:r>
      </w:ins>
      <w:r>
        <w:t>.</w:t>
      </w:r>
      <w:r w:rsidR="005C4390">
        <w:t xml:space="preserve"> </w:t>
      </w:r>
      <w:del w:id="126" w:author="Zhao Xin" w:date="2020-11-17T13:25:00Z">
        <w:r w:rsidR="005C4390" w:rsidDel="00E132E5">
          <w:delText xml:space="preserve">There are </w:delText>
        </w:r>
        <w:r w:rsidR="00E30E22" w:rsidDel="00E132E5">
          <w:delText>two</w:delText>
        </w:r>
      </w:del>
      <w:del w:id="127" w:author="Zhao Xin" w:date="2020-11-17T13:14:00Z">
        <w:r w:rsidR="005C4390" w:rsidDel="00E132E5">
          <w:delText xml:space="preserve"> reasons</w:delText>
        </w:r>
      </w:del>
      <w:del w:id="128" w:author="Zhao Xin" w:date="2020-11-17T13:25:00Z">
        <w:r w:rsidR="005C4390" w:rsidDel="00E132E5">
          <w:delText xml:space="preserve">. </w:delText>
        </w:r>
      </w:del>
      <w:del w:id="129" w:author="Zhao Xin" w:date="2020-11-17T13:14:00Z">
        <w:r w:rsidR="005C4390" w:rsidDel="00E132E5">
          <w:delText>The first reason is</w:delText>
        </w:r>
      </w:del>
      <w:ins w:id="130" w:author="Zhao Xin" w:date="2020-11-17T13:14:00Z">
        <w:r w:rsidR="00E132E5">
          <w:t xml:space="preserve">Firstly, </w:t>
        </w:r>
      </w:ins>
      <w:del w:id="131" w:author="Zhao Xin" w:date="2020-11-17T13:14:00Z">
        <w:r w:rsidR="005C4390" w:rsidDel="00E132E5">
          <w:delText xml:space="preserve"> that </w:delText>
        </w:r>
      </w:del>
      <w:r w:rsidR="005C4390">
        <w:t xml:space="preserve">it follows </w:t>
      </w:r>
      <w:del w:id="132" w:author="Zhao Xin" w:date="2020-11-17T13:14:00Z">
        <w:r w:rsidR="005C4390" w:rsidDel="00E132E5">
          <w:delText xml:space="preserve">the </w:delText>
        </w:r>
      </w:del>
      <w:r w:rsidR="005C4390">
        <w:t xml:space="preserve">several design principles, such as single responsibility principle, open-closed principle and information expert. For the single responsibility principle, it makes each class </w:t>
      </w:r>
      <w:del w:id="133" w:author="Zhao Xin" w:date="2020-11-17T13:15:00Z">
        <w:r w:rsidR="005C4390" w:rsidDel="00E132E5">
          <w:delText xml:space="preserve">to only </w:delText>
        </w:r>
      </w:del>
      <w:r w:rsidR="005C4390">
        <w:t xml:space="preserve">has </w:t>
      </w:r>
      <w:ins w:id="134" w:author="Zhao Xin" w:date="2020-11-17T13:15:00Z">
        <w:r w:rsidR="00E132E5">
          <w:t xml:space="preserve">only </w:t>
        </w:r>
      </w:ins>
      <w:r w:rsidR="005C4390">
        <w:t xml:space="preserve">one responsibility, which means I can </w:t>
      </w:r>
      <w:del w:id="135" w:author="Zhao Xin" w:date="2020-11-17T13:16:00Z">
        <w:r w:rsidR="005C4390" w:rsidDel="00E132E5">
          <w:delText>quic</w:delText>
        </w:r>
      </w:del>
      <w:ins w:id="136" w:author="Zhao Xin" w:date="2020-11-17T13:16:00Z">
        <w:r w:rsidR="00E132E5">
          <w:t xml:space="preserve">locate </w:t>
        </w:r>
      </w:ins>
      <w:del w:id="137" w:author="Zhao Xin" w:date="2020-11-17T13:16:00Z">
        <w:r w:rsidR="005C4390" w:rsidDel="00E132E5">
          <w:delText>k find</w:delText>
        </w:r>
      </w:del>
      <w:r w:rsidR="005C4390">
        <w:t xml:space="preserve"> the required functionality by searching in the responded class</w:t>
      </w:r>
      <w:ins w:id="138" w:author="Zhao Xin" w:date="2020-11-17T13:16:00Z">
        <w:r w:rsidR="00E132E5">
          <w:t xml:space="preserve"> quickly</w:t>
        </w:r>
      </w:ins>
      <w:r w:rsidR="005C4390">
        <w:t xml:space="preserve">. For open-closed principle, it makes the structure of class and its subclass </w:t>
      </w:r>
      <w:ins w:id="139" w:author="Zhao Xin" w:date="2020-11-17T13:15:00Z">
        <w:r w:rsidR="00E132E5">
          <w:t xml:space="preserve">very </w:t>
        </w:r>
      </w:ins>
      <w:del w:id="140" w:author="Zhao Xin" w:date="2020-11-17T13:15:00Z">
        <w:r w:rsidR="005C4390" w:rsidDel="00E132E5">
          <w:delText xml:space="preserve">to be </w:delText>
        </w:r>
      </w:del>
      <w:r w:rsidR="005C4390">
        <w:t xml:space="preserve">clear. </w:t>
      </w:r>
      <w:del w:id="141" w:author="Zhao Xin" w:date="2020-11-17T13:17:00Z">
        <w:r w:rsidR="005C4390" w:rsidDel="00E132E5">
          <w:delText>Then</w:delText>
        </w:r>
      </w:del>
      <w:ins w:id="142" w:author="Zhao Xin" w:date="2020-11-17T13:17:00Z">
        <w:r w:rsidR="00E132E5">
          <w:t>Therefore</w:t>
        </w:r>
      </w:ins>
      <w:r w:rsidR="005C4390">
        <w:t xml:space="preserve">, I can easily create my desired object. The information expert ensures </w:t>
      </w:r>
      <w:ins w:id="143" w:author="Zhao Xin" w:date="2020-11-17T13:20:00Z">
        <w:r w:rsidR="00E132E5">
          <w:t xml:space="preserve">that </w:t>
        </w:r>
      </w:ins>
      <w:r w:rsidR="005C4390">
        <w:t xml:space="preserve">all </w:t>
      </w:r>
      <w:ins w:id="144" w:author="Zhao Xin" w:date="2020-11-17T13:20:00Z">
        <w:r w:rsidR="00E132E5">
          <w:t xml:space="preserve">the </w:t>
        </w:r>
      </w:ins>
      <w:r w:rsidR="005C4390">
        <w:t>require</w:t>
      </w:r>
      <w:ins w:id="145" w:author="Zhao Xin" w:date="2020-11-17T13:17:00Z">
        <w:r w:rsidR="00E132E5">
          <w:t>d</w:t>
        </w:r>
      </w:ins>
      <w:del w:id="146" w:author="Zhao Xin" w:date="2020-11-17T13:17:00Z">
        <w:r w:rsidR="005C4390" w:rsidDel="00E132E5">
          <w:delText>ment</w:delText>
        </w:r>
      </w:del>
      <w:r w:rsidR="005C4390">
        <w:t xml:space="preserve"> information for a task </w:t>
      </w:r>
      <w:del w:id="147" w:author="Zhao Xin" w:date="2020-11-17T13:20:00Z">
        <w:r w:rsidR="005C4390" w:rsidDel="00E132E5">
          <w:delText>in a class</w:delText>
        </w:r>
      </w:del>
      <w:ins w:id="148" w:author="Zhao Xin" w:date="2020-11-17T13:20:00Z">
        <w:r w:rsidR="00E132E5">
          <w:t>will be included in the class</w:t>
        </w:r>
      </w:ins>
      <w:del w:id="149" w:author="Zhao Xin" w:date="2020-11-17T13:21:00Z">
        <w:r w:rsidR="005C4390" w:rsidDel="00E132E5">
          <w:delText xml:space="preserve"> </w:delText>
        </w:r>
      </w:del>
      <w:del w:id="150" w:author="Zhao Xin" w:date="2020-11-17T13:20:00Z">
        <w:r w:rsidR="005C4390" w:rsidDel="00E132E5">
          <w:delText>which</w:delText>
        </w:r>
      </w:del>
      <w:del w:id="151" w:author="Zhao Xin" w:date="2020-11-17T13:21:00Z">
        <w:r w:rsidR="005C4390" w:rsidDel="00E132E5">
          <w:delText xml:space="preserve"> undertakes this task</w:delText>
        </w:r>
      </w:del>
      <w:r w:rsidR="005C4390">
        <w:t xml:space="preserve">. Therefore, I </w:t>
      </w:r>
      <w:r w:rsidR="00333F79">
        <w:t xml:space="preserve">can simply use a class to do the required task without any extra work. </w:t>
      </w:r>
      <w:del w:id="152" w:author="Zhao Xin" w:date="2020-11-17T13:22:00Z">
        <w:r w:rsidR="00333F79" w:rsidDel="00E132E5">
          <w:delText>The second reason</w:delText>
        </w:r>
      </w:del>
      <w:ins w:id="153" w:author="Zhao Xin" w:date="2020-11-17T13:22:00Z">
        <w:r w:rsidR="00E132E5">
          <w:t xml:space="preserve">Moreover, </w:t>
        </w:r>
      </w:ins>
      <w:del w:id="154" w:author="Zhao Xin" w:date="2020-11-17T13:22:00Z">
        <w:r w:rsidR="00333F79" w:rsidDel="00E132E5">
          <w:delText xml:space="preserve"> is </w:delText>
        </w:r>
      </w:del>
      <w:r w:rsidR="00333F79">
        <w:t>the code implement</w:t>
      </w:r>
      <w:ins w:id="155" w:author="Zhao Xin" w:date="2020-11-17T13:22:00Z">
        <w:r w:rsidR="00E132E5">
          <w:t xml:space="preserve">s </w:t>
        </w:r>
      </w:ins>
      <w:del w:id="156" w:author="Zhao Xin" w:date="2020-11-17T13:22:00Z">
        <w:r w:rsidR="00333F79" w:rsidDel="00E132E5">
          <w:delText xml:space="preserve">ing </w:delText>
        </w:r>
      </w:del>
      <w:r w:rsidR="00333F79">
        <w:t xml:space="preserve">several </w:t>
      </w:r>
      <w:ins w:id="157" w:author="Zhao Xin" w:date="2020-11-17T13:23:00Z">
        <w:r w:rsidR="00E132E5">
          <w:t xml:space="preserve">useful </w:t>
        </w:r>
      </w:ins>
      <w:r w:rsidR="00333F79">
        <w:t xml:space="preserve">design patterns. The factory design pattern is an efficient method to create object from complex subclasses. The builder design pattern </w:t>
      </w:r>
      <w:r w:rsidR="008C397D">
        <w:t xml:space="preserve">provides a better control of construction process, which means I can access the construction process and even make changes in the construction. </w:t>
      </w:r>
    </w:p>
    <w:p w14:paraId="00E28E48" w14:textId="145C75D2" w:rsidR="00E30E22" w:rsidDel="00E132E5" w:rsidRDefault="00E30E22" w:rsidP="00E30E22">
      <w:pPr>
        <w:rPr>
          <w:del w:id="158" w:author="Zhao Xin" w:date="2020-11-17T13:02:00Z"/>
        </w:rPr>
      </w:pPr>
    </w:p>
    <w:p w14:paraId="3A20C45E" w14:textId="161A2424" w:rsidR="00E30E22" w:rsidRDefault="00E30E22">
      <w:pPr>
        <w:pStyle w:val="ListParagraph"/>
        <w:pPrChange w:id="159" w:author="Zhao Xin" w:date="2020-11-17T13:02:00Z">
          <w:pPr/>
        </w:pPrChange>
      </w:pPr>
    </w:p>
    <w:p w14:paraId="119BECA2" w14:textId="77777777" w:rsidR="00E132E5" w:rsidRDefault="00E132E5">
      <w:pPr>
        <w:rPr>
          <w:ins w:id="160" w:author="Zhao Xin" w:date="2020-11-17T13:02:00Z"/>
          <w:sz w:val="32"/>
          <w:szCs w:val="32"/>
        </w:rPr>
      </w:pPr>
      <w:ins w:id="161" w:author="Zhao Xin" w:date="2020-11-17T13:02:00Z">
        <w:r>
          <w:rPr>
            <w:sz w:val="32"/>
            <w:szCs w:val="32"/>
          </w:rPr>
          <w:br w:type="page"/>
        </w:r>
      </w:ins>
    </w:p>
    <w:p w14:paraId="03E93254" w14:textId="235F1456" w:rsidR="00E30E22" w:rsidRPr="00E132E5" w:rsidRDefault="00E30E22" w:rsidP="00E30E22">
      <w:pPr>
        <w:rPr>
          <w:sz w:val="36"/>
          <w:szCs w:val="36"/>
          <w:rPrChange w:id="162" w:author="Zhao Xin" w:date="2020-11-17T13:02:00Z">
            <w:rPr>
              <w:sz w:val="32"/>
              <w:szCs w:val="32"/>
            </w:rPr>
          </w:rPrChange>
        </w:rPr>
      </w:pPr>
      <w:r w:rsidRPr="00E132E5">
        <w:rPr>
          <w:sz w:val="36"/>
          <w:szCs w:val="36"/>
          <w:rPrChange w:id="163" w:author="Zhao Xin" w:date="2020-11-17T13:02:00Z">
            <w:rPr>
              <w:sz w:val="32"/>
              <w:szCs w:val="32"/>
            </w:rPr>
          </w:rPrChange>
        </w:rPr>
        <w:lastRenderedPageBreak/>
        <w:t>Exten</w:t>
      </w:r>
      <w:r w:rsidR="00613ED6" w:rsidRPr="00E132E5">
        <w:rPr>
          <w:sz w:val="36"/>
          <w:szCs w:val="36"/>
          <w:rPrChange w:id="164" w:author="Zhao Xin" w:date="2020-11-17T13:02:00Z">
            <w:rPr>
              <w:sz w:val="32"/>
              <w:szCs w:val="32"/>
            </w:rPr>
          </w:rPrChange>
        </w:rPr>
        <w:t>sion version:</w:t>
      </w:r>
    </w:p>
    <w:p w14:paraId="77D44B35" w14:textId="16C033EC" w:rsidR="00613ED6" w:rsidRPr="00E132E5" w:rsidRDefault="00613ED6" w:rsidP="00613ED6">
      <w:pPr>
        <w:pStyle w:val="ListParagraph"/>
        <w:numPr>
          <w:ilvl w:val="0"/>
          <w:numId w:val="2"/>
        </w:numPr>
        <w:rPr>
          <w:sz w:val="32"/>
          <w:szCs w:val="32"/>
          <w:rPrChange w:id="165" w:author="Zhao Xin" w:date="2020-11-17T13:02:00Z">
            <w:rPr>
              <w:sz w:val="28"/>
              <w:szCs w:val="28"/>
            </w:rPr>
          </w:rPrChange>
        </w:rPr>
      </w:pPr>
      <w:del w:id="166" w:author="Zhao Xin" w:date="2020-11-17T13:03:00Z">
        <w:r w:rsidRPr="00E132E5" w:rsidDel="00E132E5">
          <w:rPr>
            <w:sz w:val="32"/>
            <w:szCs w:val="32"/>
            <w:rPrChange w:id="167" w:author="Zhao Xin" w:date="2020-11-17T13:02:00Z">
              <w:rPr>
                <w:sz w:val="28"/>
                <w:szCs w:val="28"/>
              </w:rPr>
            </w:rPrChange>
          </w:rPr>
          <w:delText>Changes</w:delText>
        </w:r>
      </w:del>
      <w:ins w:id="168" w:author="Zhao Xin" w:date="2020-11-17T13:06:00Z">
        <w:r w:rsidR="00E132E5">
          <w:rPr>
            <w:sz w:val="32"/>
            <w:szCs w:val="32"/>
          </w:rPr>
          <w:t>Changes</w:t>
        </w:r>
      </w:ins>
    </w:p>
    <w:p w14:paraId="24269981" w14:textId="2053EFBF" w:rsidR="00613ED6" w:rsidDel="00E132E5" w:rsidRDefault="00E132E5" w:rsidP="00613ED6">
      <w:pPr>
        <w:ind w:left="720"/>
        <w:rPr>
          <w:del w:id="169" w:author="Zhao Xin" w:date="2020-11-17T13:07:00Z"/>
        </w:rPr>
      </w:pPr>
      <w:ins w:id="170" w:author="Zhao Xin" w:date="2020-11-17T13:07:00Z">
        <w:r>
          <w:t>Overall:</w:t>
        </w:r>
      </w:ins>
    </w:p>
    <w:p w14:paraId="4F213C57" w14:textId="77777777" w:rsidR="00E132E5" w:rsidRPr="00E132E5" w:rsidRDefault="00E132E5" w:rsidP="00613ED6">
      <w:pPr>
        <w:ind w:left="720"/>
        <w:rPr>
          <w:ins w:id="171" w:author="Zhao Xin" w:date="2020-11-17T13:07:00Z"/>
        </w:rPr>
      </w:pPr>
    </w:p>
    <w:p w14:paraId="6906C17B" w14:textId="3DDDA986" w:rsidR="00613ED6" w:rsidRDefault="00613ED6" w:rsidP="00613ED6">
      <w:pPr>
        <w:ind w:left="720"/>
      </w:pPr>
      <w:r>
        <w:t xml:space="preserve">In the new version, I added three features for the game. There are levels, time and score, </w:t>
      </w:r>
      <w:r w:rsidR="0039790B">
        <w:t>life</w:t>
      </w:r>
      <w:r w:rsidR="001F7D50">
        <w:t xml:space="preserve">, </w:t>
      </w:r>
      <w:r>
        <w:t>saving and loading.</w:t>
      </w:r>
    </w:p>
    <w:p w14:paraId="1C68B616" w14:textId="58030B5B" w:rsidR="00613ED6" w:rsidRDefault="00613ED6" w:rsidP="00613ED6">
      <w:pPr>
        <w:ind w:left="720"/>
      </w:pPr>
    </w:p>
    <w:p w14:paraId="07D77768" w14:textId="200DAE19" w:rsidR="006766A5" w:rsidRPr="00E132E5" w:rsidRDefault="006766A5" w:rsidP="00613ED6">
      <w:pPr>
        <w:ind w:left="720"/>
      </w:pPr>
      <w:r w:rsidRPr="00E132E5">
        <w:t>Level:</w:t>
      </w:r>
    </w:p>
    <w:p w14:paraId="3779E977" w14:textId="33A2F1EA" w:rsidR="00613ED6" w:rsidRDefault="00613ED6" w:rsidP="00613ED6">
      <w:pPr>
        <w:ind w:left="720"/>
      </w:pPr>
      <w:r>
        <w:t xml:space="preserve">For the level feature, the game has four levels now. </w:t>
      </w:r>
      <w:r w:rsidR="00AB4FBF">
        <w:t xml:space="preserve">Each level has a flag as the teleport point of </w:t>
      </w:r>
      <w:ins w:id="172" w:author="Zhao Xin" w:date="2020-11-17T13:08:00Z">
        <w:r w:rsidR="00E132E5">
          <w:t xml:space="preserve">the </w:t>
        </w:r>
      </w:ins>
      <w:r w:rsidR="00AB4FBF">
        <w:t xml:space="preserve">next level. The hero can move to the next level by touching the flag at </w:t>
      </w:r>
      <w:ins w:id="173" w:author="Zhao Xin" w:date="2020-11-17T13:07:00Z">
        <w:r w:rsidR="00E132E5">
          <w:t xml:space="preserve">the </w:t>
        </w:r>
      </w:ins>
      <w:r w:rsidR="00AB4FBF">
        <w:t>end of each level. In addition,</w:t>
      </w:r>
      <w:r w:rsidR="00272593">
        <w:t xml:space="preserve"> touching the flag of the last level is the </w:t>
      </w:r>
      <w:ins w:id="174" w:author="Zhao Xin" w:date="2020-11-17T13:08:00Z">
        <w:r w:rsidR="00E132E5">
          <w:t xml:space="preserve">ultimate </w:t>
        </w:r>
      </w:ins>
      <w:r w:rsidR="00272593">
        <w:t xml:space="preserve">goal of </w:t>
      </w:r>
      <w:ins w:id="175" w:author="Zhao Xin" w:date="2020-11-17T13:08:00Z">
        <w:r w:rsidR="00E132E5">
          <w:t xml:space="preserve">the </w:t>
        </w:r>
      </w:ins>
      <w:r w:rsidR="00272593">
        <w:t>game</w:t>
      </w:r>
      <w:r w:rsidR="006766A5">
        <w:t xml:space="preserve">. </w:t>
      </w:r>
    </w:p>
    <w:p w14:paraId="3A5A452C" w14:textId="5401EA15" w:rsidR="00272593" w:rsidDel="00E132E5" w:rsidRDefault="00272593" w:rsidP="00613ED6">
      <w:pPr>
        <w:ind w:left="720"/>
        <w:rPr>
          <w:del w:id="176" w:author="Zhao Xin" w:date="2020-11-17T13:03:00Z"/>
        </w:rPr>
      </w:pPr>
    </w:p>
    <w:p w14:paraId="4D40A95A" w14:textId="368DA3B6" w:rsidR="00360DEC" w:rsidDel="00E132E5" w:rsidRDefault="00360DEC">
      <w:pPr>
        <w:rPr>
          <w:del w:id="177" w:author="Zhao Xin" w:date="2020-11-17T13:03:00Z"/>
        </w:rPr>
        <w:pPrChange w:id="178" w:author="Zhao Xin" w:date="2020-11-17T13:03:00Z">
          <w:pPr>
            <w:ind w:left="720"/>
          </w:pPr>
        </w:pPrChange>
      </w:pPr>
    </w:p>
    <w:p w14:paraId="5A8FAAF4" w14:textId="72CE3D41" w:rsidR="00360DEC" w:rsidDel="00E132E5" w:rsidRDefault="00360DEC">
      <w:pPr>
        <w:rPr>
          <w:del w:id="179" w:author="Zhao Xin" w:date="2020-11-17T13:03:00Z"/>
        </w:rPr>
        <w:pPrChange w:id="180" w:author="Zhao Xin" w:date="2020-11-17T13:03:00Z">
          <w:pPr>
            <w:ind w:left="720"/>
          </w:pPr>
        </w:pPrChange>
      </w:pPr>
    </w:p>
    <w:p w14:paraId="55F75B81" w14:textId="77777777" w:rsidR="00360DEC" w:rsidRDefault="00360DEC">
      <w:pPr>
        <w:pPrChange w:id="181" w:author="Zhao Xin" w:date="2020-11-17T13:03:00Z">
          <w:pPr>
            <w:ind w:left="720"/>
          </w:pPr>
        </w:pPrChange>
      </w:pPr>
    </w:p>
    <w:p w14:paraId="687E0DC1" w14:textId="0DDAF082" w:rsidR="00272593" w:rsidRDefault="00360DEC" w:rsidP="00613ED6">
      <w:pPr>
        <w:ind w:left="720"/>
      </w:pPr>
      <w:r>
        <w:t>Time and score</w:t>
      </w:r>
      <w:r w:rsidR="00272593">
        <w:t>:</w:t>
      </w:r>
    </w:p>
    <w:p w14:paraId="105A426F" w14:textId="26FB747E" w:rsidR="0039421A" w:rsidRDefault="00360DEC" w:rsidP="0039421A">
      <w:pPr>
        <w:ind w:left="720"/>
      </w:pPr>
      <w:r>
        <w:t>Each level has a time limitation which is one hundred seconds</w:t>
      </w:r>
      <w:r w:rsidR="00F864AF">
        <w:t xml:space="preserve">. Peer second of remained time worth’s one point. For example, if </w:t>
      </w:r>
      <w:ins w:id="182" w:author="Zhao Xin" w:date="2020-11-17T13:08:00Z">
        <w:r w:rsidR="00E132E5">
          <w:t xml:space="preserve">the </w:t>
        </w:r>
      </w:ins>
      <w:r w:rsidR="00F864AF">
        <w:t>player complete</w:t>
      </w:r>
      <w:ins w:id="183" w:author="Zhao Xin" w:date="2020-11-17T13:08:00Z">
        <w:r w:rsidR="00E132E5">
          <w:t>s</w:t>
        </w:r>
      </w:ins>
      <w:r w:rsidR="00F864AF">
        <w:t xml:space="preserve"> the level with ninety seconds, he/she will get ten reward score. </w:t>
      </w:r>
      <w:r>
        <w:t xml:space="preserve">The game can record and display </w:t>
      </w:r>
      <w:ins w:id="184" w:author="Zhao Xin" w:date="2020-11-17T13:09:00Z">
        <w:r w:rsidR="00E132E5">
          <w:t xml:space="preserve">the </w:t>
        </w:r>
      </w:ins>
      <w:r>
        <w:t>player’s score</w:t>
      </w:r>
      <w:del w:id="185" w:author="Zhao Xin" w:date="2020-11-17T13:09:00Z">
        <w:r w:rsidR="00F864AF" w:rsidDel="00E132E5">
          <w:delText>s</w:delText>
        </w:r>
      </w:del>
      <w:r>
        <w:t xml:space="preserve"> at the left top corner now. There are two </w:t>
      </w:r>
      <w:r w:rsidR="00F864AF">
        <w:t>type</w:t>
      </w:r>
      <w:ins w:id="186" w:author="Zhao Xin" w:date="2020-11-17T13:09:00Z">
        <w:r w:rsidR="00E132E5">
          <w:t>s</w:t>
        </w:r>
      </w:ins>
      <w:r w:rsidR="00F864AF">
        <w:t xml:space="preserve"> of </w:t>
      </w:r>
      <w:r>
        <w:t>score. The first one is the score of current level. Th</w:t>
      </w:r>
      <w:ins w:id="187" w:author="Zhao Xin" w:date="2020-11-17T13:09:00Z">
        <w:r w:rsidR="00E132E5">
          <w:t>is</w:t>
        </w:r>
      </w:ins>
      <w:del w:id="188" w:author="Zhao Xin" w:date="2020-11-17T13:09:00Z">
        <w:r w:rsidDel="00E132E5">
          <w:delText>e</w:delText>
        </w:r>
      </w:del>
      <w:r>
        <w:t xml:space="preserve"> score is a dynamic number, which depends on the remain</w:t>
      </w:r>
      <w:ins w:id="189" w:author="Zhao Xin" w:date="2020-11-17T13:09:00Z">
        <w:r w:rsidR="00E132E5">
          <w:t>ed</w:t>
        </w:r>
      </w:ins>
      <w:r>
        <w:t xml:space="preserve"> time and</w:t>
      </w:r>
      <w:ins w:id="190" w:author="Zhao Xin" w:date="2020-11-17T13:09:00Z">
        <w:r w:rsidR="00E132E5">
          <w:t xml:space="preserve"> the</w:t>
        </w:r>
      </w:ins>
      <w:r>
        <w:t xml:space="preserve"> numbers of mushroom</w:t>
      </w:r>
      <w:ins w:id="191" w:author="Zhao Xin" w:date="2020-11-17T13:09:00Z">
        <w:r w:rsidR="00E132E5">
          <w:t xml:space="preserve"> the</w:t>
        </w:r>
      </w:ins>
      <w:r>
        <w:t xml:space="preserve"> hero </w:t>
      </w:r>
      <w:del w:id="192" w:author="Zhao Xin" w:date="2020-11-17T13:09:00Z">
        <w:r w:rsidDel="00E132E5">
          <w:delText>got</w:delText>
        </w:r>
      </w:del>
      <w:ins w:id="193" w:author="Zhao Xin" w:date="2020-11-17T13:09:00Z">
        <w:r w:rsidR="00E132E5">
          <w:t>collected</w:t>
        </w:r>
      </w:ins>
      <w:r>
        <w:t xml:space="preserve">. </w:t>
      </w:r>
      <w:r w:rsidR="00F864AF">
        <w:t>Another is the total score of the game</w:t>
      </w:r>
      <w:ins w:id="194" w:author="Zhao Xin" w:date="2020-11-17T13:10:00Z">
        <w:r w:rsidR="00E132E5">
          <w:t>, which is also displayed at the left top corner</w:t>
        </w:r>
      </w:ins>
      <w:r w:rsidR="00F864AF">
        <w:t>. When</w:t>
      </w:r>
      <w:ins w:id="195" w:author="Zhao Xin" w:date="2020-11-17T13:10:00Z">
        <w:r w:rsidR="00E132E5">
          <w:t xml:space="preserve"> the</w:t>
        </w:r>
      </w:ins>
      <w:r w:rsidR="00F864AF">
        <w:t xml:space="preserve"> hero </w:t>
      </w:r>
      <w:r w:rsidR="0039421A">
        <w:t>touches the flag to the next level, the score of the current level will be added to the total score</w:t>
      </w:r>
      <w:del w:id="196" w:author="Zhao Xin" w:date="2020-11-17T13:11:00Z">
        <w:r w:rsidR="0039421A" w:rsidDel="00E132E5">
          <w:delText>. Moreover, the total score is also displayed at left top corner</w:delText>
        </w:r>
      </w:del>
      <w:r w:rsidR="0039421A">
        <w:t>.</w:t>
      </w:r>
    </w:p>
    <w:p w14:paraId="4642B21C" w14:textId="07B7C2C1" w:rsidR="0039421A" w:rsidRDefault="0039421A" w:rsidP="0039421A">
      <w:pPr>
        <w:ind w:left="720"/>
      </w:pPr>
    </w:p>
    <w:p w14:paraId="2A2B5C20" w14:textId="2AE11878" w:rsidR="001F7D50" w:rsidRDefault="001F7D50" w:rsidP="005149A2">
      <w:pPr>
        <w:ind w:firstLine="720"/>
      </w:pPr>
      <w:r>
        <w:t>Life:</w:t>
      </w:r>
    </w:p>
    <w:p w14:paraId="65D4F536" w14:textId="1A34B8A4" w:rsidR="001F7D50" w:rsidRDefault="001F7D50" w:rsidP="001F7D50">
      <w:pPr>
        <w:ind w:left="720"/>
      </w:pPr>
      <w:r>
        <w:t>The hero has more than one life. The number of remained life will be displayed at the left top corner</w:t>
      </w:r>
      <w:ins w:id="197" w:author="Zhao Xin" w:date="2020-11-17T13:11:00Z">
        <w:r w:rsidR="00E132E5">
          <w:t xml:space="preserve"> as well</w:t>
        </w:r>
      </w:ins>
      <w:r>
        <w:t xml:space="preserve">. When hero’s life equals 10, the game is over. Then, the picture of </w:t>
      </w:r>
      <w:ins w:id="198" w:author="Zhao Xin" w:date="2020-11-17T13:11:00Z">
        <w:r w:rsidR="00E132E5">
          <w:t>“</w:t>
        </w:r>
      </w:ins>
      <w:r>
        <w:t>game over</w:t>
      </w:r>
      <w:ins w:id="199" w:author="Zhao Xin" w:date="2020-11-17T13:11:00Z">
        <w:r w:rsidR="00E132E5">
          <w:t>”</w:t>
        </w:r>
      </w:ins>
      <w:r>
        <w:t xml:space="preserve"> will be shown on the screen. After two seconds, the hero will respawn in the level1 with full health, and </w:t>
      </w:r>
      <w:ins w:id="200" w:author="Zhao Xin" w:date="2020-11-17T13:11:00Z">
        <w:r w:rsidR="00E132E5">
          <w:t xml:space="preserve">the </w:t>
        </w:r>
      </w:ins>
      <w:r>
        <w:t xml:space="preserve">score is </w:t>
      </w:r>
      <w:del w:id="201" w:author="Zhao Xin" w:date="2020-11-17T13:12:00Z">
        <w:r w:rsidDel="00E132E5">
          <w:delText xml:space="preserve">changed </w:delText>
        </w:r>
      </w:del>
      <w:ins w:id="202" w:author="Zhao Xin" w:date="2020-11-17T13:12:00Z">
        <w:r w:rsidR="00E132E5">
          <w:t xml:space="preserve">refreshed </w:t>
        </w:r>
      </w:ins>
      <w:r>
        <w:t xml:space="preserve">to zero. </w:t>
      </w:r>
    </w:p>
    <w:p w14:paraId="1A400CCC" w14:textId="2637A003" w:rsidR="001F7D50" w:rsidRDefault="001F7D50" w:rsidP="001F7D50">
      <w:pPr>
        <w:ind w:left="720"/>
      </w:pPr>
    </w:p>
    <w:p w14:paraId="4C28F641" w14:textId="1457A3C6" w:rsidR="001F7D50" w:rsidRDefault="001F7D50" w:rsidP="001F7D50">
      <w:pPr>
        <w:ind w:left="720"/>
      </w:pPr>
      <w:r>
        <w:t>Saving and loading:</w:t>
      </w:r>
    </w:p>
    <w:p w14:paraId="788492E5" w14:textId="125B8FEF" w:rsidR="001F7D50" w:rsidRDefault="001F7D50" w:rsidP="001F7D50">
      <w:pPr>
        <w:ind w:left="720"/>
      </w:pPr>
      <w:r>
        <w:t xml:space="preserve">The game provides saving and loading functionalities for players. The player can </w:t>
      </w:r>
      <w:del w:id="203" w:author="Zhao Xin" w:date="2020-11-17T13:26:00Z">
        <w:r w:rsidDel="00E132E5">
          <w:delText xml:space="preserve">quickly </w:delText>
        </w:r>
      </w:del>
      <w:r>
        <w:t>save the game states by pressing the key “q” and loading the saved game states by pressing the key “s”.</w:t>
      </w:r>
    </w:p>
    <w:p w14:paraId="5DAD7CB1" w14:textId="63958D55" w:rsidR="001F7D50" w:rsidRDefault="001F7D50" w:rsidP="001F7D50">
      <w:pPr>
        <w:ind w:left="720"/>
      </w:pPr>
    </w:p>
    <w:p w14:paraId="397CD3D1" w14:textId="77777777" w:rsidR="00E132E5" w:rsidRDefault="00E132E5">
      <w:pPr>
        <w:rPr>
          <w:ins w:id="204" w:author="Zhao Xin" w:date="2020-11-17T13:03:00Z"/>
          <w:sz w:val="28"/>
          <w:szCs w:val="28"/>
        </w:rPr>
      </w:pPr>
      <w:ins w:id="205" w:author="Zhao Xin" w:date="2020-11-17T13:03:00Z">
        <w:r>
          <w:rPr>
            <w:sz w:val="28"/>
            <w:szCs w:val="28"/>
          </w:rPr>
          <w:br w:type="page"/>
        </w:r>
      </w:ins>
    </w:p>
    <w:p w14:paraId="0B4F4222" w14:textId="6D10D308" w:rsidR="001F7D50" w:rsidRPr="00E132E5" w:rsidRDefault="001F7D50" w:rsidP="001F7D50">
      <w:pPr>
        <w:pStyle w:val="ListParagraph"/>
        <w:numPr>
          <w:ilvl w:val="0"/>
          <w:numId w:val="2"/>
        </w:numPr>
        <w:rPr>
          <w:sz w:val="32"/>
          <w:szCs w:val="32"/>
          <w:rPrChange w:id="206" w:author="Zhao Xin" w:date="2020-11-17T13:04:00Z">
            <w:rPr>
              <w:sz w:val="28"/>
              <w:szCs w:val="28"/>
            </w:rPr>
          </w:rPrChange>
        </w:rPr>
      </w:pPr>
      <w:r w:rsidRPr="00E132E5">
        <w:rPr>
          <w:sz w:val="32"/>
          <w:szCs w:val="32"/>
          <w:rPrChange w:id="207" w:author="Zhao Xin" w:date="2020-11-17T13:04:00Z">
            <w:rPr>
              <w:sz w:val="28"/>
              <w:szCs w:val="28"/>
            </w:rPr>
          </w:rPrChange>
        </w:rPr>
        <w:lastRenderedPageBreak/>
        <w:t>Design principle</w:t>
      </w:r>
    </w:p>
    <w:p w14:paraId="3482097E" w14:textId="48B38195" w:rsidR="005149A2" w:rsidRPr="00E132E5" w:rsidRDefault="005149A2" w:rsidP="001F7D50">
      <w:pPr>
        <w:pStyle w:val="ListParagraph"/>
        <w:rPr>
          <w:sz w:val="28"/>
          <w:szCs w:val="28"/>
          <w:rPrChange w:id="208" w:author="Zhao Xin" w:date="2020-11-17T13:04:00Z">
            <w:rPr/>
          </w:rPrChange>
        </w:rPr>
      </w:pPr>
      <w:r w:rsidRPr="00E132E5">
        <w:rPr>
          <w:sz w:val="28"/>
          <w:szCs w:val="28"/>
          <w:rPrChange w:id="209" w:author="Zhao Xin" w:date="2020-11-17T13:04:00Z">
            <w:rPr/>
          </w:rPrChange>
        </w:rPr>
        <w:t>Open-closed principle</w:t>
      </w:r>
    </w:p>
    <w:p w14:paraId="297F1143" w14:textId="1E3D7745" w:rsidR="005149A2" w:rsidRDefault="005149A2" w:rsidP="001F7D50">
      <w:pPr>
        <w:pStyle w:val="ListParagraph"/>
      </w:pPr>
      <w:r w:rsidRPr="005149A2">
        <w:rPr>
          <w:noProof/>
        </w:rPr>
        <w:drawing>
          <wp:inline distT="0" distB="0" distL="0" distR="0" wp14:anchorId="37154E3C" wp14:editId="276E98FC">
            <wp:extent cx="5731510" cy="409511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0"/>
                    <a:stretch>
                      <a:fillRect/>
                    </a:stretch>
                  </pic:blipFill>
                  <pic:spPr>
                    <a:xfrm>
                      <a:off x="0" y="0"/>
                      <a:ext cx="5731510" cy="4095115"/>
                    </a:xfrm>
                    <a:prstGeom prst="rect">
                      <a:avLst/>
                    </a:prstGeom>
                  </pic:spPr>
                </pic:pic>
              </a:graphicData>
            </a:graphic>
          </wp:inline>
        </w:drawing>
      </w:r>
    </w:p>
    <w:p w14:paraId="0E9F3F8F" w14:textId="6DB066D8" w:rsidR="005149A2" w:rsidRDefault="005149A2" w:rsidP="001F7D50">
      <w:pPr>
        <w:pStyle w:val="ListParagraph"/>
      </w:pPr>
    </w:p>
    <w:p w14:paraId="236653CC" w14:textId="507D82FD" w:rsidR="00E132E5" w:rsidRDefault="005149A2" w:rsidP="001F7D50">
      <w:pPr>
        <w:pStyle w:val="ListParagraph"/>
        <w:rPr>
          <w:ins w:id="210" w:author="Zhao Xin" w:date="2020-11-17T13:04:00Z"/>
        </w:rPr>
      </w:pPr>
      <w:r>
        <w:t xml:space="preserve">In my extension working, I follow the open-closed principle. Above diagram is an example. It shows how I achieved the feature of showing the game over picture. </w:t>
      </w:r>
      <w:del w:id="211" w:author="Zhao Xin" w:date="2020-11-17T13:05:00Z">
        <w:r w:rsidDel="00E132E5">
          <w:delText xml:space="preserve">For </w:delText>
        </w:r>
      </w:del>
      <w:ins w:id="212" w:author="Zhao Xin" w:date="2020-11-17T13:05:00Z">
        <w:r w:rsidR="00E132E5">
          <w:t xml:space="preserve">In order to </w:t>
        </w:r>
      </w:ins>
      <w:r>
        <w:t>add</w:t>
      </w:r>
      <w:del w:id="213" w:author="Zhao Xin" w:date="2020-11-17T13:05:00Z">
        <w:r w:rsidDel="00E132E5">
          <w:delText>ing</w:delText>
        </w:r>
      </w:del>
      <w:r>
        <w:t xml:space="preserve"> this feature, I did not modify any existed class. </w:t>
      </w:r>
      <w:ins w:id="214" w:author="Zhao Xin" w:date="2020-11-17T13:05:00Z">
        <w:r w:rsidR="00E132E5">
          <w:t>Instea</w:t>
        </w:r>
      </w:ins>
      <w:ins w:id="215" w:author="Zhao Xin" w:date="2020-11-17T13:06:00Z">
        <w:r w:rsidR="00E132E5">
          <w:t xml:space="preserve">d, </w:t>
        </w:r>
      </w:ins>
      <w:r>
        <w:t xml:space="preserve">I created a new class and extended the Entity abstract class. </w:t>
      </w:r>
      <w:r w:rsidR="00161D9A">
        <w:t xml:space="preserve">My </w:t>
      </w:r>
      <w:del w:id="216" w:author="Zhao Xin" w:date="2020-11-17T13:06:00Z">
        <w:r w:rsidR="00161D9A" w:rsidDel="00E132E5">
          <w:delText xml:space="preserve">motivation </w:delText>
        </w:r>
      </w:del>
      <w:ins w:id="217" w:author="Zhao Xin" w:date="2020-11-17T13:06:00Z">
        <w:r w:rsidR="00E132E5">
          <w:t xml:space="preserve">objective </w:t>
        </w:r>
      </w:ins>
      <w:r w:rsidR="00161D9A">
        <w:t>is to reduce the impact of modification.</w:t>
      </w:r>
    </w:p>
    <w:p w14:paraId="3DAE99EA" w14:textId="430F37A0" w:rsidR="005149A2" w:rsidDel="00E132E5" w:rsidRDefault="005149A2" w:rsidP="001F7D50">
      <w:pPr>
        <w:pStyle w:val="ListParagraph"/>
        <w:rPr>
          <w:del w:id="218" w:author="Zhao Xin" w:date="2020-11-17T13:04:00Z"/>
        </w:rPr>
      </w:pPr>
    </w:p>
    <w:p w14:paraId="1D37B64E" w14:textId="7D59899A" w:rsidR="00161D9A" w:rsidRDefault="00161D9A">
      <w:pPr>
        <w:pPrChange w:id="219" w:author="Zhao Xin" w:date="2020-11-17T13:04:00Z">
          <w:pPr>
            <w:pStyle w:val="ListParagraph"/>
          </w:pPr>
        </w:pPrChange>
      </w:pPr>
    </w:p>
    <w:p w14:paraId="58B6FF51" w14:textId="77777777" w:rsidR="00E132E5" w:rsidRDefault="00E132E5">
      <w:pPr>
        <w:rPr>
          <w:ins w:id="220" w:author="Zhao Xin" w:date="2020-11-17T13:05:00Z"/>
          <w:sz w:val="28"/>
          <w:szCs w:val="28"/>
        </w:rPr>
      </w:pPr>
      <w:ins w:id="221" w:author="Zhao Xin" w:date="2020-11-17T13:05:00Z">
        <w:r>
          <w:rPr>
            <w:sz w:val="28"/>
            <w:szCs w:val="28"/>
          </w:rPr>
          <w:br w:type="page"/>
        </w:r>
      </w:ins>
    </w:p>
    <w:p w14:paraId="6F00CCC8" w14:textId="39D5C36D" w:rsidR="00161D9A" w:rsidRPr="00E132E5" w:rsidRDefault="00880E57" w:rsidP="00880E57">
      <w:pPr>
        <w:pStyle w:val="ListParagraph"/>
        <w:numPr>
          <w:ilvl w:val="0"/>
          <w:numId w:val="2"/>
        </w:numPr>
        <w:rPr>
          <w:sz w:val="32"/>
          <w:szCs w:val="32"/>
          <w:rPrChange w:id="222" w:author="Zhao Xin" w:date="2020-11-17T13:05:00Z">
            <w:rPr>
              <w:sz w:val="28"/>
              <w:szCs w:val="28"/>
            </w:rPr>
          </w:rPrChange>
        </w:rPr>
      </w:pPr>
      <w:r w:rsidRPr="00E132E5">
        <w:rPr>
          <w:sz w:val="32"/>
          <w:szCs w:val="32"/>
          <w:rPrChange w:id="223" w:author="Zhao Xin" w:date="2020-11-17T13:05:00Z">
            <w:rPr>
              <w:sz w:val="28"/>
              <w:szCs w:val="28"/>
            </w:rPr>
          </w:rPrChange>
        </w:rPr>
        <w:lastRenderedPageBreak/>
        <w:t>Design pattern</w:t>
      </w:r>
    </w:p>
    <w:p w14:paraId="678326DA" w14:textId="06B57845" w:rsidR="00880E57" w:rsidRPr="00E132E5" w:rsidRDefault="00BC7A09" w:rsidP="00880E57">
      <w:pPr>
        <w:pStyle w:val="ListParagraph"/>
        <w:rPr>
          <w:sz w:val="28"/>
          <w:szCs w:val="28"/>
          <w:rPrChange w:id="224" w:author="Zhao Xin" w:date="2020-11-17T13:05:00Z">
            <w:rPr/>
          </w:rPrChange>
        </w:rPr>
      </w:pPr>
      <w:r w:rsidRPr="00E132E5">
        <w:rPr>
          <w:sz w:val="28"/>
          <w:szCs w:val="28"/>
          <w:rPrChange w:id="225" w:author="Zhao Xin" w:date="2020-11-17T13:05:00Z">
            <w:rPr/>
          </w:rPrChange>
        </w:rPr>
        <w:t>Observer design pattern</w:t>
      </w:r>
    </w:p>
    <w:p w14:paraId="7AD39C8B" w14:textId="528C693F" w:rsidR="00BC7A09" w:rsidRDefault="00BC7A09" w:rsidP="00880E57">
      <w:pPr>
        <w:pStyle w:val="ListParagraph"/>
      </w:pPr>
      <w:r w:rsidRPr="00BC7A09">
        <w:rPr>
          <w:noProof/>
        </w:rPr>
        <w:drawing>
          <wp:inline distT="0" distB="0" distL="0" distR="0" wp14:anchorId="08A56E1B" wp14:editId="00D04FA7">
            <wp:extent cx="5731510" cy="663067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1"/>
                    <a:stretch>
                      <a:fillRect/>
                    </a:stretch>
                  </pic:blipFill>
                  <pic:spPr>
                    <a:xfrm>
                      <a:off x="0" y="0"/>
                      <a:ext cx="5731510" cy="6630670"/>
                    </a:xfrm>
                    <a:prstGeom prst="rect">
                      <a:avLst/>
                    </a:prstGeom>
                  </pic:spPr>
                </pic:pic>
              </a:graphicData>
            </a:graphic>
          </wp:inline>
        </w:drawing>
      </w:r>
    </w:p>
    <w:p w14:paraId="6FAE7CD6" w14:textId="1E0D57EE" w:rsidR="00BC7A09" w:rsidRDefault="00BC7A09" w:rsidP="00880E57">
      <w:pPr>
        <w:pStyle w:val="ListParagraph"/>
      </w:pPr>
    </w:p>
    <w:p w14:paraId="53AF060F" w14:textId="06070EA0" w:rsidR="000B1815" w:rsidDel="00E132E5" w:rsidRDefault="00B675BD" w:rsidP="00E132E5">
      <w:pPr>
        <w:pStyle w:val="ListParagraph"/>
        <w:rPr>
          <w:del w:id="226" w:author="Zhao Xin" w:date="2020-11-17T13:29:00Z"/>
        </w:rPr>
      </w:pPr>
      <w:r>
        <w:t xml:space="preserve">I implemented the observer design pattern to display the score, life and time. There are three benefits of observer design pattern. The first benefit is low coupling. This design pattern is an efficient way to </w:t>
      </w:r>
      <w:ins w:id="227" w:author="Zhao Xin" w:date="2020-11-17T13:28:00Z">
        <w:r w:rsidR="00E132E5">
          <w:t>retrieve</w:t>
        </w:r>
      </w:ins>
      <w:del w:id="228" w:author="Zhao Xin" w:date="2020-11-17T13:28:00Z">
        <w:r w:rsidDel="00E132E5">
          <w:delText>trace</w:delText>
        </w:r>
      </w:del>
      <w:r>
        <w:t xml:space="preserve"> the information of subject with a low coupling. The second benefit is sending the information with less impact. The communication between the observer and the subject </w:t>
      </w:r>
      <w:ins w:id="229" w:author="Zhao Xin" w:date="2020-11-17T13:28:00Z">
        <w:r w:rsidR="00E132E5">
          <w:t>makes</w:t>
        </w:r>
      </w:ins>
      <w:del w:id="230" w:author="Zhao Xin" w:date="2020-11-17T13:28:00Z">
        <w:r w:rsidDel="00E132E5">
          <w:delText>has</w:delText>
        </w:r>
      </w:del>
      <w:r>
        <w:t xml:space="preserve"> no impact</w:t>
      </w:r>
      <w:ins w:id="231" w:author="Zhao Xin" w:date="2020-11-17T13:28:00Z">
        <w:r w:rsidR="00E132E5">
          <w:t xml:space="preserve"> on </w:t>
        </w:r>
      </w:ins>
      <w:del w:id="232" w:author="Zhao Xin" w:date="2020-11-17T13:28:00Z">
        <w:r w:rsidDel="00E132E5">
          <w:delText xml:space="preserve"> to </w:delText>
        </w:r>
      </w:del>
      <w:r>
        <w:t xml:space="preserve">other classes. The </w:t>
      </w:r>
      <w:del w:id="233" w:author="Zhao Xin" w:date="2020-11-17T13:29:00Z">
        <w:r w:rsidDel="00E132E5">
          <w:delText xml:space="preserve">third </w:delText>
        </w:r>
      </w:del>
      <w:ins w:id="234" w:author="Zhao Xin" w:date="2020-11-17T13:29:00Z">
        <w:r w:rsidR="00E132E5">
          <w:t xml:space="preserve">last </w:t>
        </w:r>
      </w:ins>
      <w:r>
        <w:t xml:space="preserve">benefit is </w:t>
      </w:r>
      <w:del w:id="235" w:author="Zhao Xin" w:date="2020-11-17T13:29:00Z">
        <w:r w:rsidDel="00E132E5">
          <w:delText xml:space="preserve">flexibly </w:delText>
        </w:r>
      </w:del>
      <w:r w:rsidR="000B1815">
        <w:t>adding and removing the observer</w:t>
      </w:r>
      <w:ins w:id="236" w:author="Zhao Xin" w:date="2020-11-17T13:29:00Z">
        <w:r w:rsidR="00E132E5" w:rsidRPr="00E132E5">
          <w:t xml:space="preserve"> </w:t>
        </w:r>
        <w:r w:rsidR="00E132E5">
          <w:t>more flexibly</w:t>
        </w:r>
      </w:ins>
      <w:r w:rsidR="000B1815">
        <w:t>. The observer can be easily added or removed by invoking the register() and unregister() method.</w:t>
      </w:r>
    </w:p>
    <w:p w14:paraId="57C8BE21" w14:textId="7AB0A0C4" w:rsidR="00E132E5" w:rsidRDefault="00E132E5" w:rsidP="00B675BD">
      <w:pPr>
        <w:pStyle w:val="ListParagraph"/>
        <w:rPr>
          <w:ins w:id="237" w:author="Zhao Xin" w:date="2020-11-17T13:29:00Z"/>
        </w:rPr>
      </w:pPr>
    </w:p>
    <w:p w14:paraId="1188C32F" w14:textId="46B4A8A8" w:rsidR="009B2DA0" w:rsidRPr="00E132E5" w:rsidDel="00E132E5" w:rsidRDefault="009B2DA0" w:rsidP="00B675BD">
      <w:pPr>
        <w:pStyle w:val="ListParagraph"/>
        <w:rPr>
          <w:del w:id="238" w:author="Zhao Xin" w:date="2020-11-17T13:29:00Z"/>
          <w:sz w:val="28"/>
          <w:szCs w:val="28"/>
          <w:rPrChange w:id="239" w:author="Zhao Xin" w:date="2020-11-17T13:30:00Z">
            <w:rPr>
              <w:del w:id="240" w:author="Zhao Xin" w:date="2020-11-17T13:29:00Z"/>
            </w:rPr>
          </w:rPrChange>
        </w:rPr>
      </w:pPr>
    </w:p>
    <w:p w14:paraId="1BB712EB" w14:textId="46040464" w:rsidR="009B2DA0" w:rsidRPr="00E132E5" w:rsidRDefault="009B2DA0" w:rsidP="00E132E5">
      <w:pPr>
        <w:pStyle w:val="ListParagraph"/>
        <w:rPr>
          <w:sz w:val="28"/>
          <w:szCs w:val="28"/>
          <w:rPrChange w:id="241" w:author="Zhao Xin" w:date="2020-11-17T13:30:00Z">
            <w:rPr/>
          </w:rPrChange>
        </w:rPr>
      </w:pPr>
      <w:r w:rsidRPr="00E132E5">
        <w:rPr>
          <w:sz w:val="28"/>
          <w:szCs w:val="28"/>
          <w:rPrChange w:id="242" w:author="Zhao Xin" w:date="2020-11-17T13:30:00Z">
            <w:rPr/>
          </w:rPrChange>
        </w:rPr>
        <w:t>Memento design pattern</w:t>
      </w:r>
    </w:p>
    <w:p w14:paraId="23293DCE" w14:textId="24E85E24" w:rsidR="009B2DA0" w:rsidRDefault="009B2DA0" w:rsidP="00B675BD">
      <w:pPr>
        <w:pStyle w:val="ListParagraph"/>
      </w:pPr>
      <w:r w:rsidRPr="009B2DA0">
        <w:rPr>
          <w:noProof/>
        </w:rPr>
        <w:drawing>
          <wp:inline distT="0" distB="0" distL="0" distR="0" wp14:anchorId="01705603" wp14:editId="7B41A155">
            <wp:extent cx="5731510" cy="5455920"/>
            <wp:effectExtent l="0" t="0" r="0" b="508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2"/>
                    <a:stretch>
                      <a:fillRect/>
                    </a:stretch>
                  </pic:blipFill>
                  <pic:spPr>
                    <a:xfrm>
                      <a:off x="0" y="0"/>
                      <a:ext cx="5731510" cy="5455920"/>
                    </a:xfrm>
                    <a:prstGeom prst="rect">
                      <a:avLst/>
                    </a:prstGeom>
                  </pic:spPr>
                </pic:pic>
              </a:graphicData>
            </a:graphic>
          </wp:inline>
        </w:drawing>
      </w:r>
    </w:p>
    <w:p w14:paraId="14AD98D8" w14:textId="3DA77213" w:rsidR="000B1815" w:rsidRDefault="000B1815" w:rsidP="00B675BD">
      <w:pPr>
        <w:pStyle w:val="ListParagraph"/>
      </w:pPr>
    </w:p>
    <w:p w14:paraId="5BD0255B" w14:textId="1309168F" w:rsidR="00CE6F83" w:rsidRDefault="00CE6F83" w:rsidP="00B675BD">
      <w:pPr>
        <w:pStyle w:val="ListParagraph"/>
      </w:pPr>
      <w:r>
        <w:t xml:space="preserve">I used memento pattern to implement saving and loading functionalities. </w:t>
      </w:r>
      <w:del w:id="243" w:author="Zhao Xin" w:date="2020-11-17T13:31:00Z">
        <w:r w:rsidDel="00E132E5">
          <w:delText xml:space="preserve">For the reason, </w:delText>
        </w:r>
      </w:del>
      <w:ins w:id="244" w:author="Zhao Xin" w:date="2020-11-17T13:31:00Z">
        <w:r w:rsidR="00E132E5">
          <w:t xml:space="preserve">As </w:t>
        </w:r>
      </w:ins>
      <w:r>
        <w:t>the memento pattern is an efficient way to store an object without compromising encapsulation</w:t>
      </w:r>
      <w:ins w:id="245" w:author="Zhao Xin" w:date="2020-11-17T13:31:00Z">
        <w:r w:rsidR="00E132E5">
          <w:t xml:space="preserve">, </w:t>
        </w:r>
      </w:ins>
      <w:del w:id="246" w:author="Zhao Xin" w:date="2020-11-17T13:31:00Z">
        <w:r w:rsidDel="00E132E5">
          <w:delText xml:space="preserve">. Hence, </w:delText>
        </w:r>
      </w:del>
      <w:r>
        <w:t xml:space="preserve">the game states can be </w:t>
      </w:r>
      <w:del w:id="247" w:author="Zhao Xin" w:date="2020-11-17T13:31:00Z">
        <w:r w:rsidDel="00E132E5">
          <w:delText xml:space="preserve">easily </w:delText>
        </w:r>
      </w:del>
      <w:r>
        <w:t>saved and loaded</w:t>
      </w:r>
      <w:ins w:id="248" w:author="Zhao Xin" w:date="2020-11-17T13:31:00Z">
        <w:r w:rsidR="00E132E5" w:rsidRPr="00E132E5">
          <w:t xml:space="preserve"> </w:t>
        </w:r>
        <w:r w:rsidR="00E132E5">
          <w:t>easily</w:t>
        </w:r>
      </w:ins>
      <w:r>
        <w:t>.</w:t>
      </w:r>
    </w:p>
    <w:p w14:paraId="15A1C8B8" w14:textId="09B8E0E7" w:rsidR="00CE6F83" w:rsidDel="00E132E5" w:rsidRDefault="00CE6F83" w:rsidP="00B675BD">
      <w:pPr>
        <w:pStyle w:val="ListParagraph"/>
        <w:rPr>
          <w:del w:id="249" w:author="Zhao Xin" w:date="2020-11-17T13:30:00Z"/>
        </w:rPr>
      </w:pPr>
    </w:p>
    <w:p w14:paraId="1687C014" w14:textId="1498BFEF" w:rsidR="00CE6F83" w:rsidDel="00E132E5" w:rsidRDefault="00CE6F83" w:rsidP="00B675BD">
      <w:pPr>
        <w:pStyle w:val="ListParagraph"/>
        <w:rPr>
          <w:del w:id="250" w:author="Zhao Xin" w:date="2020-11-17T13:30:00Z"/>
        </w:rPr>
      </w:pPr>
    </w:p>
    <w:p w14:paraId="6E5C6C28" w14:textId="4307E846" w:rsidR="00CE6F83" w:rsidDel="00E132E5" w:rsidRDefault="00CE6F83" w:rsidP="00B675BD">
      <w:pPr>
        <w:pStyle w:val="ListParagraph"/>
        <w:rPr>
          <w:del w:id="251" w:author="Zhao Xin" w:date="2020-11-17T13:30:00Z"/>
        </w:rPr>
      </w:pPr>
    </w:p>
    <w:p w14:paraId="0531609F" w14:textId="77777777" w:rsidR="00CE6F83" w:rsidRDefault="00CE6F83" w:rsidP="00B675BD">
      <w:pPr>
        <w:pStyle w:val="ListParagraph"/>
      </w:pPr>
    </w:p>
    <w:p w14:paraId="1C80DF77" w14:textId="77777777" w:rsidR="00E132E5" w:rsidRDefault="00E132E5">
      <w:pPr>
        <w:rPr>
          <w:ins w:id="252" w:author="Zhao Xin" w:date="2020-11-17T13:31:00Z"/>
          <w:sz w:val="32"/>
          <w:szCs w:val="32"/>
        </w:rPr>
      </w:pPr>
      <w:ins w:id="253" w:author="Zhao Xin" w:date="2020-11-17T13:31:00Z">
        <w:r>
          <w:rPr>
            <w:sz w:val="32"/>
            <w:szCs w:val="32"/>
          </w:rPr>
          <w:br w:type="page"/>
        </w:r>
      </w:ins>
    </w:p>
    <w:p w14:paraId="6BE5861B" w14:textId="5EB3383A" w:rsidR="000B1815" w:rsidRPr="00E132E5" w:rsidRDefault="000B1815" w:rsidP="000B1815">
      <w:pPr>
        <w:pStyle w:val="ListParagraph"/>
        <w:numPr>
          <w:ilvl w:val="0"/>
          <w:numId w:val="2"/>
        </w:numPr>
        <w:rPr>
          <w:sz w:val="32"/>
          <w:szCs w:val="32"/>
          <w:rPrChange w:id="254" w:author="Zhao Xin" w:date="2020-11-17T13:30:00Z">
            <w:rPr/>
          </w:rPrChange>
        </w:rPr>
      </w:pPr>
      <w:r w:rsidRPr="00E132E5">
        <w:rPr>
          <w:sz w:val="32"/>
          <w:szCs w:val="32"/>
          <w:rPrChange w:id="255" w:author="Zhao Xin" w:date="2020-11-17T13:30:00Z">
            <w:rPr/>
          </w:rPrChange>
        </w:rPr>
        <w:lastRenderedPageBreak/>
        <w:t>Reflect</w:t>
      </w:r>
      <w:ins w:id="256" w:author="Zhao Xin" w:date="2020-11-17T13:30:00Z">
        <w:r w:rsidR="00E132E5" w:rsidRPr="00E132E5">
          <w:rPr>
            <w:sz w:val="32"/>
            <w:szCs w:val="32"/>
            <w:rPrChange w:id="257" w:author="Zhao Xin" w:date="2020-11-17T13:30:00Z">
              <w:rPr/>
            </w:rPrChange>
          </w:rPr>
          <w:t>ion</w:t>
        </w:r>
      </w:ins>
    </w:p>
    <w:p w14:paraId="102A92BC" w14:textId="2DE0A734" w:rsidR="00E132E5" w:rsidRDefault="000B1815" w:rsidP="000B1815">
      <w:pPr>
        <w:pStyle w:val="ListParagraph"/>
        <w:rPr>
          <w:ins w:id="258" w:author="Zhao Xin" w:date="2020-11-17T13:44:00Z"/>
        </w:rPr>
      </w:pPr>
      <w:r>
        <w:t xml:space="preserve">In </w:t>
      </w:r>
      <w:del w:id="259" w:author="Zhao Xin" w:date="2020-11-17T13:32:00Z">
        <w:r w:rsidDel="00E132E5">
          <w:delText>general</w:delText>
        </w:r>
      </w:del>
      <w:ins w:id="260" w:author="Zhao Xin" w:date="2020-11-17T13:32:00Z">
        <w:r w:rsidR="00E132E5">
          <w:t>this extension design</w:t>
        </w:r>
      </w:ins>
      <w:r>
        <w:t xml:space="preserve">, my code successfully implemented all required features such as the level, time, score, life, saving and loading. </w:t>
      </w:r>
      <w:ins w:id="261" w:author="Zhao Xin" w:date="2020-11-17T13:44:00Z">
        <w:r w:rsidR="00E132E5">
          <w:t>Thanks to the e</w:t>
        </w:r>
      </w:ins>
      <w:ins w:id="262" w:author="Zhao Xin" w:date="2020-11-17T13:45:00Z">
        <w:r w:rsidR="00E132E5">
          <w:t>xtensibility of the code, I was able to make further adjustments and improvements</w:t>
        </w:r>
      </w:ins>
      <w:ins w:id="263" w:author="Zhao Xin" w:date="2020-11-17T13:46:00Z">
        <w:r w:rsidR="00E132E5">
          <w:t xml:space="preserve">. As the given structure is very clear with OOP design principle, </w:t>
        </w:r>
      </w:ins>
      <w:ins w:id="264" w:author="Zhao Xin" w:date="2020-11-17T13:47:00Z">
        <w:r w:rsidR="00E132E5">
          <w:t xml:space="preserve">it is very easy for developers to extend the code with </w:t>
        </w:r>
      </w:ins>
      <w:ins w:id="265" w:author="Zhao Xin" w:date="2020-11-17T13:48:00Z">
        <w:r w:rsidR="00E132E5">
          <w:t xml:space="preserve">more features and functions. </w:t>
        </w:r>
      </w:ins>
      <w:ins w:id="266" w:author="Zhao Xin" w:date="2020-11-17T13:52:00Z">
        <w:r w:rsidR="00E132E5">
          <w:t xml:space="preserve">Accordingly, the player will have a more exciting experience of the game, as I added a timer. </w:t>
        </w:r>
      </w:ins>
    </w:p>
    <w:p w14:paraId="17EF5B9F" w14:textId="77777777" w:rsidR="00E132E5" w:rsidRDefault="00E132E5" w:rsidP="000B1815">
      <w:pPr>
        <w:pStyle w:val="ListParagraph"/>
        <w:rPr>
          <w:ins w:id="267" w:author="Zhao Xin" w:date="2020-11-17T13:44:00Z"/>
        </w:rPr>
      </w:pPr>
    </w:p>
    <w:p w14:paraId="0E8F17DA" w14:textId="4C4BEDD1" w:rsidR="00B675BD" w:rsidRPr="0039421A" w:rsidRDefault="00E132E5" w:rsidP="000B1815">
      <w:pPr>
        <w:pStyle w:val="ListParagraph"/>
      </w:pPr>
      <w:ins w:id="268" w:author="Zhao Xin" w:date="2020-11-17T13:42:00Z">
        <w:r>
          <w:t xml:space="preserve">However, </w:t>
        </w:r>
      </w:ins>
      <w:ins w:id="269" w:author="Zhao Xin" w:date="2020-11-17T13:43:00Z">
        <w:r>
          <w:t xml:space="preserve">I also encountered some outstanding issues during the process. </w:t>
        </w:r>
      </w:ins>
      <w:r w:rsidR="00CE6F83">
        <w:t>T</w:t>
      </w:r>
      <w:r w:rsidR="000B1815">
        <w:t xml:space="preserve">he most outstanding </w:t>
      </w:r>
      <w:del w:id="270" w:author="Zhao Xin" w:date="2020-11-17T13:33:00Z">
        <w:r w:rsidR="000B1815" w:rsidDel="00E132E5">
          <w:delText xml:space="preserve">issue </w:delText>
        </w:r>
      </w:del>
      <w:ins w:id="271" w:author="Zhao Xin" w:date="2020-11-17T13:37:00Z">
        <w:r>
          <w:t>issue</w:t>
        </w:r>
      </w:ins>
      <w:ins w:id="272" w:author="Zhao Xin" w:date="2020-11-17T13:33:00Z">
        <w:r>
          <w:t xml:space="preserve"> </w:t>
        </w:r>
      </w:ins>
      <w:r w:rsidR="000B1815">
        <w:t xml:space="preserve">is </w:t>
      </w:r>
      <w:del w:id="273" w:author="Zhao Xin" w:date="2020-11-17T13:33:00Z">
        <w:r w:rsidR="000B1815" w:rsidDel="00E132E5">
          <w:delText xml:space="preserve">about </w:delText>
        </w:r>
      </w:del>
      <w:ins w:id="274" w:author="Zhao Xin" w:date="2020-11-17T13:37:00Z">
        <w:r>
          <w:t>the</w:t>
        </w:r>
      </w:ins>
      <w:ins w:id="275" w:author="Zhao Xin" w:date="2020-11-17T13:33:00Z">
        <w:r>
          <w:t xml:space="preserve"> </w:t>
        </w:r>
      </w:ins>
      <w:r w:rsidR="000B1815">
        <w:t>coupling</w:t>
      </w:r>
      <w:r w:rsidR="009B2DA0">
        <w:t xml:space="preserve">. </w:t>
      </w:r>
      <w:del w:id="276" w:author="Zhao Xin" w:date="2020-11-17T13:37:00Z">
        <w:r w:rsidR="009B2DA0" w:rsidDel="00E132E5">
          <w:delText xml:space="preserve">The old version </w:delText>
        </w:r>
      </w:del>
      <w:del w:id="277" w:author="Zhao Xin" w:date="2020-11-17T13:35:00Z">
        <w:r w:rsidR="009B2DA0" w:rsidDel="00E132E5">
          <w:delText xml:space="preserve">of the extension work </w:delText>
        </w:r>
      </w:del>
      <w:del w:id="278" w:author="Zhao Xin" w:date="2020-11-17T13:37:00Z">
        <w:r w:rsidR="009B2DA0" w:rsidDel="00E132E5">
          <w:delText>has a high level of the coupling</w:delText>
        </w:r>
      </w:del>
      <w:ins w:id="279" w:author="Zhao Xin" w:date="2020-11-17T13:37:00Z">
        <w:r>
          <w:t>When I first added some features, I found that the coupling became very high</w:t>
        </w:r>
      </w:ins>
      <w:r w:rsidR="009B2DA0">
        <w:t xml:space="preserve">. </w:t>
      </w:r>
      <w:del w:id="280" w:author="Zhao Xin" w:date="2020-11-17T13:33:00Z">
        <w:r w:rsidR="000B1815" w:rsidDel="00E132E5">
          <w:delText xml:space="preserve"> </w:delText>
        </w:r>
      </w:del>
      <w:del w:id="281" w:author="Zhao Xin" w:date="2020-11-17T13:38:00Z">
        <w:r w:rsidR="00CE6F83" w:rsidDel="00E132E5">
          <w:delText>Then</w:delText>
        </w:r>
      </w:del>
      <w:ins w:id="282" w:author="Zhao Xin" w:date="2020-11-17T13:38:00Z">
        <w:r>
          <w:t>In order to solve this issue</w:t>
        </w:r>
      </w:ins>
      <w:r w:rsidR="00CE6F83">
        <w:t>, I implement</w:t>
      </w:r>
      <w:ins w:id="283" w:author="Zhao Xin" w:date="2020-11-17T13:38:00Z">
        <w:r>
          <w:t>ed</w:t>
        </w:r>
      </w:ins>
      <w:r w:rsidR="00CE6F83">
        <w:t xml:space="preserve"> several design principles and design patterns to achieve a low coupling.</w:t>
      </w:r>
      <w:ins w:id="284" w:author="Zhao Xin" w:date="2020-11-17T13:38:00Z">
        <w:r>
          <w:t xml:space="preserve"> For example, I used the observe</w:t>
        </w:r>
      </w:ins>
      <w:ins w:id="285" w:author="Zhao Xin" w:date="2020-11-17T13:39:00Z">
        <w:r>
          <w:t xml:space="preserve">r pattern to </w:t>
        </w:r>
      </w:ins>
      <w:ins w:id="286" w:author="Zhao Xin" w:date="2020-11-17T13:40:00Z">
        <w:r>
          <w:t>replace the previous method.</w:t>
        </w:r>
      </w:ins>
      <w:r w:rsidR="00CE6F83">
        <w:t xml:space="preserve"> </w:t>
      </w:r>
      <w:del w:id="287" w:author="Zhao Xin" w:date="2020-11-17T13:41:00Z">
        <w:r w:rsidR="00CE6F83" w:rsidDel="00E132E5">
          <w:delText>Finally</w:delText>
        </w:r>
      </w:del>
      <w:ins w:id="288" w:author="Zhao Xin" w:date="2020-11-17T13:41:00Z">
        <w:r>
          <w:t>Although</w:t>
        </w:r>
      </w:ins>
      <w:del w:id="289" w:author="Zhao Xin" w:date="2020-11-17T13:41:00Z">
        <w:r w:rsidR="00CE6F83" w:rsidDel="00E132E5">
          <w:delText>,</w:delText>
        </w:r>
      </w:del>
      <w:r w:rsidR="00CE6F83">
        <w:t xml:space="preserve"> the coupling is lower than </w:t>
      </w:r>
      <w:del w:id="290" w:author="Zhao Xin" w:date="2020-11-17T13:41:00Z">
        <w:r w:rsidR="00CE6F83" w:rsidDel="00E132E5">
          <w:delText>the old version</w:delText>
        </w:r>
      </w:del>
      <w:ins w:id="291" w:author="Zhao Xin" w:date="2020-11-17T13:41:00Z">
        <w:r>
          <w:t xml:space="preserve">my first attempt, </w:t>
        </w:r>
      </w:ins>
      <w:ins w:id="292" w:author="Zhao Xin" w:date="2020-11-17T13:42:00Z">
        <w:r>
          <w:t>it is still higher than the original one</w:t>
        </w:r>
      </w:ins>
      <w:r w:rsidR="00CE6F83">
        <w:t xml:space="preserve">. </w:t>
      </w:r>
      <w:del w:id="293" w:author="Zhao Xin" w:date="2020-11-17T13:42:00Z">
        <w:r w:rsidR="00CE6F83" w:rsidDel="00E132E5">
          <w:delText>However, i</w:delText>
        </w:r>
      </w:del>
      <w:ins w:id="294" w:author="Zhao Xin" w:date="2020-11-17T13:42:00Z">
        <w:r>
          <w:t>I</w:t>
        </w:r>
      </w:ins>
      <w:r w:rsidR="00CE6F83">
        <w:t>t does not achieve a perfect performance.</w:t>
      </w:r>
    </w:p>
    <w:sectPr w:rsidR="00B675BD" w:rsidRPr="003942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51406B"/>
    <w:multiLevelType w:val="hybridMultilevel"/>
    <w:tmpl w:val="FB022FB2"/>
    <w:lvl w:ilvl="0" w:tplc="0809000F">
      <w:start w:val="1"/>
      <w:numFmt w:val="decimal"/>
      <w:lvlText w:val="%1."/>
      <w:lvlJc w:val="left"/>
      <w:pPr>
        <w:ind w:left="643"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88D09BE"/>
    <w:multiLevelType w:val="hybridMultilevel"/>
    <w:tmpl w:val="9A18F4D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Zhao Xin">
    <w15:presenceInfo w15:providerId="Windows Live" w15:userId="1659c9d044190f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oNotDisplayPageBoundaries/>
  <w:bordersDoNotSurroundHeader/>
  <w:bordersDoNotSurroundFooter/>
  <w:hideSpellingErrors/>
  <w:hideGrammaticalError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FBF"/>
    <w:rsid w:val="000B1815"/>
    <w:rsid w:val="000C41E9"/>
    <w:rsid w:val="000D7FBF"/>
    <w:rsid w:val="00161D9A"/>
    <w:rsid w:val="001F7D50"/>
    <w:rsid w:val="00272593"/>
    <w:rsid w:val="00333F79"/>
    <w:rsid w:val="00360DEC"/>
    <w:rsid w:val="0039421A"/>
    <w:rsid w:val="0039790B"/>
    <w:rsid w:val="003A4934"/>
    <w:rsid w:val="005149A2"/>
    <w:rsid w:val="00562E54"/>
    <w:rsid w:val="005C405C"/>
    <w:rsid w:val="005C4390"/>
    <w:rsid w:val="005E7B74"/>
    <w:rsid w:val="00613ED6"/>
    <w:rsid w:val="00647828"/>
    <w:rsid w:val="006766A5"/>
    <w:rsid w:val="006D6833"/>
    <w:rsid w:val="00833DA4"/>
    <w:rsid w:val="00880E57"/>
    <w:rsid w:val="008C397D"/>
    <w:rsid w:val="00943FE8"/>
    <w:rsid w:val="009B2DA0"/>
    <w:rsid w:val="00A03FB3"/>
    <w:rsid w:val="00AB4FBF"/>
    <w:rsid w:val="00AB732F"/>
    <w:rsid w:val="00B675BD"/>
    <w:rsid w:val="00BC7A09"/>
    <w:rsid w:val="00CE6F83"/>
    <w:rsid w:val="00DC06CD"/>
    <w:rsid w:val="00E132E5"/>
    <w:rsid w:val="00E30E22"/>
    <w:rsid w:val="00E539DE"/>
    <w:rsid w:val="00E829DE"/>
    <w:rsid w:val="00F60783"/>
    <w:rsid w:val="00F864AF"/>
    <w:rsid w:val="00FF2517"/>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79ABCEE"/>
  <w15:chartTrackingRefBased/>
  <w15:docId w15:val="{912FA35A-051E-8842-A724-4157340B9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7B74"/>
    <w:pPr>
      <w:ind w:left="720"/>
      <w:contextualSpacing/>
    </w:pPr>
  </w:style>
  <w:style w:type="paragraph" w:styleId="BalloonText">
    <w:name w:val="Balloon Text"/>
    <w:basedOn w:val="Normal"/>
    <w:link w:val="BalloonTextChar"/>
    <w:uiPriority w:val="99"/>
    <w:semiHidden/>
    <w:unhideWhenUsed/>
    <w:rsid w:val="00E132E5"/>
    <w:rPr>
      <w:rFonts w:ascii="SimSun" w:eastAsia="SimSun"/>
      <w:sz w:val="18"/>
      <w:szCs w:val="18"/>
    </w:rPr>
  </w:style>
  <w:style w:type="character" w:customStyle="1" w:styleId="BalloonTextChar">
    <w:name w:val="Balloon Text Char"/>
    <w:basedOn w:val="DefaultParagraphFont"/>
    <w:link w:val="BalloonText"/>
    <w:uiPriority w:val="99"/>
    <w:semiHidden/>
    <w:rsid w:val="00E132E5"/>
    <w:rPr>
      <w:rFonts w:ascii="SimSun" w:eastAsia="SimSu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1257</Words>
  <Characters>7168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Pengcheng Xie</dc:creator>
  <cp:keywords/>
  <dc:description/>
  <cp:lastModifiedBy>Pengcheng Xie</cp:lastModifiedBy>
  <cp:revision>2</cp:revision>
  <dcterms:created xsi:type="dcterms:W3CDTF">2020-11-17T07:52:00Z</dcterms:created>
  <dcterms:modified xsi:type="dcterms:W3CDTF">2020-11-17T07:52:00Z</dcterms:modified>
</cp:coreProperties>
</file>